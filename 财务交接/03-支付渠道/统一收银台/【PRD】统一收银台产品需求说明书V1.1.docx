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6212" w14:textId="1C8E743E" w:rsidR="006D1C18" w:rsidRPr="007158B7" w:rsidRDefault="007158B7" w:rsidP="007158B7">
      <w:pPr>
        <w:jc w:val="center"/>
        <w:rPr>
          <w:b/>
          <w:bCs/>
          <w:sz w:val="48"/>
          <w:szCs w:val="52"/>
        </w:rPr>
      </w:pPr>
      <w:r w:rsidRPr="007158B7">
        <w:rPr>
          <w:rFonts w:hint="eastAsia"/>
          <w:b/>
          <w:bCs/>
          <w:sz w:val="48"/>
          <w:szCs w:val="52"/>
        </w:rPr>
        <w:t>统一收银</w:t>
      </w:r>
      <w:proofErr w:type="gramStart"/>
      <w:r w:rsidRPr="007158B7">
        <w:rPr>
          <w:rFonts w:hint="eastAsia"/>
          <w:b/>
          <w:bCs/>
          <w:sz w:val="48"/>
          <w:szCs w:val="52"/>
        </w:rPr>
        <w:t>台产品</w:t>
      </w:r>
      <w:proofErr w:type="gramEnd"/>
      <w:r w:rsidRPr="007158B7">
        <w:rPr>
          <w:rFonts w:hint="eastAsia"/>
          <w:b/>
          <w:bCs/>
          <w:sz w:val="48"/>
          <w:szCs w:val="52"/>
        </w:rPr>
        <w:t>需求说明书</w:t>
      </w:r>
    </w:p>
    <w:p w14:paraId="5D2EFE26" w14:textId="6ED8D862" w:rsidR="0071686D" w:rsidRDefault="007158B7" w:rsidP="007158B7">
      <w:pPr>
        <w:widowControl/>
        <w:jc w:val="left"/>
      </w:pPr>
      <w:r>
        <w:br w:type="page"/>
      </w:r>
    </w:p>
    <w:p w14:paraId="5C9D1A12" w14:textId="24CD5979" w:rsidR="0071686D" w:rsidRPr="00672947" w:rsidRDefault="0071686D" w:rsidP="00080157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>【</w:t>
      </w:r>
      <w:r w:rsidRPr="00883B3E">
        <w:rPr>
          <w:rFonts w:hint="eastAsia"/>
        </w:rPr>
        <w:t>版本日志</w:t>
      </w:r>
      <w:r w:rsidRPr="00883B3E">
        <w:t>】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71686D" w:rsidRPr="00137DEC" w14:paraId="199B9DC2" w14:textId="77777777" w:rsidTr="000D007C">
        <w:tc>
          <w:tcPr>
            <w:tcW w:w="536" w:type="pct"/>
            <w:shd w:val="clear" w:color="auto" w:fill="8EAADB" w:themeFill="accent1" w:themeFillTint="99"/>
          </w:tcPr>
          <w:p w14:paraId="11FE05A6" w14:textId="77777777" w:rsidR="0071686D" w:rsidRPr="00137DEC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 w:rsidRPr="00137DEC"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670" w:type="pct"/>
            <w:shd w:val="clear" w:color="auto" w:fill="8EAADB" w:themeFill="accent1" w:themeFillTint="99"/>
          </w:tcPr>
          <w:p w14:paraId="592B745D" w14:textId="77777777" w:rsidR="0071686D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937" w:type="pct"/>
            <w:shd w:val="clear" w:color="auto" w:fill="8EAADB" w:themeFill="accent1" w:themeFillTint="99"/>
          </w:tcPr>
          <w:p w14:paraId="731C036D" w14:textId="77777777" w:rsidR="0071686D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2857" w:type="pct"/>
            <w:shd w:val="clear" w:color="auto" w:fill="8EAADB" w:themeFill="accent1" w:themeFillTint="99"/>
          </w:tcPr>
          <w:p w14:paraId="14BC5F2A" w14:textId="77777777" w:rsidR="0071686D" w:rsidRPr="00137DEC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71686D" w:rsidRPr="00137DEC" w14:paraId="7839575B" w14:textId="77777777" w:rsidTr="000D007C">
        <w:tc>
          <w:tcPr>
            <w:tcW w:w="536" w:type="pct"/>
            <w:vAlign w:val="center"/>
          </w:tcPr>
          <w:p w14:paraId="01FFEA9B" w14:textId="765816F3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0.1</w:t>
            </w:r>
          </w:p>
        </w:tc>
        <w:tc>
          <w:tcPr>
            <w:tcW w:w="670" w:type="pct"/>
            <w:vAlign w:val="center"/>
          </w:tcPr>
          <w:p w14:paraId="51D7E897" w14:textId="5DD9C7D6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6302D01B" w14:textId="4D5CE272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2021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</w:t>
            </w:r>
            <w:r w:rsidR="00B82F94">
              <w:rPr>
                <w:rFonts w:ascii="微软雅黑" w:hAnsi="微软雅黑"/>
                <w:szCs w:val="18"/>
              </w:rPr>
              <w:t>5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 w:rsidR="00B82F94">
              <w:rPr>
                <w:rFonts w:ascii="微软雅黑" w:hAnsi="微软雅黑"/>
                <w:szCs w:val="18"/>
              </w:rPr>
              <w:t>18</w:t>
            </w:r>
          </w:p>
        </w:tc>
        <w:tc>
          <w:tcPr>
            <w:tcW w:w="2857" w:type="pct"/>
            <w:vAlign w:val="center"/>
          </w:tcPr>
          <w:p w14:paraId="7DF69830" w14:textId="77777777" w:rsidR="0071686D" w:rsidRPr="00917150" w:rsidRDefault="0071686D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创建文档</w:t>
            </w:r>
          </w:p>
        </w:tc>
      </w:tr>
      <w:tr w:rsidR="00257DD5" w:rsidRPr="00137DEC" w14:paraId="50480A91" w14:textId="77777777" w:rsidTr="000D007C">
        <w:tc>
          <w:tcPr>
            <w:tcW w:w="536" w:type="pct"/>
            <w:vAlign w:val="center"/>
          </w:tcPr>
          <w:p w14:paraId="266F7C2E" w14:textId="6E751EF1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1.0</w:t>
            </w:r>
          </w:p>
        </w:tc>
        <w:tc>
          <w:tcPr>
            <w:tcW w:w="670" w:type="pct"/>
            <w:vAlign w:val="center"/>
          </w:tcPr>
          <w:p w14:paraId="1DFBC575" w14:textId="03B265EC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5ED2DDB0" w14:textId="3E6E6B33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021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05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22</w:t>
            </w:r>
          </w:p>
        </w:tc>
        <w:tc>
          <w:tcPr>
            <w:tcW w:w="2857" w:type="pct"/>
            <w:vAlign w:val="center"/>
          </w:tcPr>
          <w:p w14:paraId="5A8F8E04" w14:textId="3602249B" w:rsidR="00257DD5" w:rsidRDefault="00257DD5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确认一期开发任务，更新版本。</w:t>
            </w:r>
          </w:p>
        </w:tc>
      </w:tr>
      <w:tr w:rsidR="00BB20E6" w:rsidRPr="00137DEC" w14:paraId="5BF8740E" w14:textId="77777777" w:rsidTr="000D007C">
        <w:trPr>
          <w:ins w:id="0" w:author="aprils" w:date="2021-06-21T10:38:00Z"/>
        </w:trPr>
        <w:tc>
          <w:tcPr>
            <w:tcW w:w="536" w:type="pct"/>
            <w:vAlign w:val="center"/>
          </w:tcPr>
          <w:p w14:paraId="1852ECA7" w14:textId="570AECB5" w:rsidR="00BB20E6" w:rsidRDefault="00BB20E6" w:rsidP="000D007C">
            <w:pPr>
              <w:adjustRightInd w:val="0"/>
              <w:snapToGrid w:val="0"/>
              <w:rPr>
                <w:ins w:id="1" w:author="aprils" w:date="2021-06-21T10:38:00Z"/>
                <w:rFonts w:ascii="微软雅黑" w:hAnsi="微软雅黑" w:hint="eastAsia"/>
                <w:szCs w:val="18"/>
              </w:rPr>
            </w:pPr>
            <w:ins w:id="2" w:author="aprils" w:date="2021-06-21T10:38:00Z">
              <w:r>
                <w:rPr>
                  <w:rFonts w:ascii="微软雅黑" w:hAnsi="微软雅黑" w:hint="eastAsia"/>
                  <w:szCs w:val="18"/>
                </w:rPr>
                <w:t>V</w:t>
              </w:r>
              <w:r>
                <w:rPr>
                  <w:rFonts w:ascii="微软雅黑" w:hAnsi="微软雅黑"/>
                  <w:szCs w:val="18"/>
                </w:rPr>
                <w:t>1.1</w:t>
              </w:r>
            </w:ins>
          </w:p>
        </w:tc>
        <w:tc>
          <w:tcPr>
            <w:tcW w:w="670" w:type="pct"/>
            <w:vAlign w:val="center"/>
          </w:tcPr>
          <w:p w14:paraId="404D8295" w14:textId="4A84F8D2" w:rsidR="00BB20E6" w:rsidRDefault="00BB20E6" w:rsidP="000D007C">
            <w:pPr>
              <w:adjustRightInd w:val="0"/>
              <w:snapToGrid w:val="0"/>
              <w:rPr>
                <w:ins w:id="3" w:author="aprils" w:date="2021-06-21T10:38:00Z"/>
                <w:rFonts w:ascii="微软雅黑" w:hAnsi="微软雅黑"/>
                <w:szCs w:val="18"/>
              </w:rPr>
            </w:pPr>
            <w:ins w:id="4" w:author="aprils" w:date="2021-06-21T10:39:00Z">
              <w:r>
                <w:rPr>
                  <w:rFonts w:ascii="微软雅黑" w:hAnsi="微软雅黑"/>
                  <w:szCs w:val="18"/>
                </w:rPr>
                <w:t>A</w:t>
              </w:r>
              <w:r>
                <w:rPr>
                  <w:rFonts w:ascii="微软雅黑" w:hAnsi="微软雅黑" w:hint="eastAsia"/>
                  <w:szCs w:val="18"/>
                </w:rPr>
                <w:t>prils</w:t>
              </w:r>
            </w:ins>
          </w:p>
        </w:tc>
        <w:tc>
          <w:tcPr>
            <w:tcW w:w="937" w:type="pct"/>
            <w:vAlign w:val="center"/>
          </w:tcPr>
          <w:p w14:paraId="789765A4" w14:textId="61A5430D" w:rsidR="00BB20E6" w:rsidRDefault="00BB20E6" w:rsidP="000D007C">
            <w:pPr>
              <w:adjustRightInd w:val="0"/>
              <w:snapToGrid w:val="0"/>
              <w:rPr>
                <w:ins w:id="5" w:author="aprils" w:date="2021-06-21T10:38:00Z"/>
                <w:rFonts w:ascii="微软雅黑" w:hAnsi="微软雅黑" w:hint="eastAsia"/>
                <w:szCs w:val="18"/>
              </w:rPr>
            </w:pPr>
            <w:ins w:id="6" w:author="aprils" w:date="2021-06-21T10:39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021-06-21</w:t>
              </w:r>
            </w:ins>
          </w:p>
        </w:tc>
        <w:tc>
          <w:tcPr>
            <w:tcW w:w="2857" w:type="pct"/>
            <w:vAlign w:val="center"/>
          </w:tcPr>
          <w:p w14:paraId="63234AC6" w14:textId="51061E75" w:rsidR="00BB20E6" w:rsidRDefault="00BB20E6" w:rsidP="000D007C">
            <w:pPr>
              <w:pStyle w:val="ac"/>
              <w:adjustRightInd w:val="0"/>
              <w:snapToGrid w:val="0"/>
              <w:ind w:left="33" w:firstLineChars="0" w:firstLine="0"/>
              <w:rPr>
                <w:ins w:id="7" w:author="aprils" w:date="2021-06-21T10:38:00Z"/>
                <w:rFonts w:ascii="微软雅黑" w:hAnsi="微软雅黑" w:hint="eastAsia"/>
                <w:szCs w:val="18"/>
              </w:rPr>
            </w:pPr>
            <w:ins w:id="8" w:author="aprils" w:date="2021-06-21T10:39:00Z">
              <w:r>
                <w:rPr>
                  <w:rFonts w:ascii="微软雅黑" w:hAnsi="微软雅黑" w:hint="eastAsia"/>
                  <w:szCs w:val="18"/>
                </w:rPr>
                <w:t>补充页面限额和签约相关文档</w:t>
              </w:r>
            </w:ins>
          </w:p>
        </w:tc>
      </w:tr>
    </w:tbl>
    <w:p w14:paraId="61A7FB2A" w14:textId="77777777" w:rsidR="0071686D" w:rsidRPr="001517C0" w:rsidRDefault="0071686D" w:rsidP="0071686D">
      <w:pPr>
        <w:ind w:firstLine="360"/>
      </w:pPr>
    </w:p>
    <w:p w14:paraId="045B6DF3" w14:textId="77777777" w:rsidR="0071686D" w:rsidRPr="002E0617" w:rsidRDefault="0071686D" w:rsidP="00A80807">
      <w:pPr>
        <w:pStyle w:val="1"/>
        <w:numPr>
          <w:ilvl w:val="0"/>
          <w:numId w:val="3"/>
        </w:numPr>
      </w:pPr>
      <w:r w:rsidRPr="002E0617">
        <w:rPr>
          <w:rFonts w:hint="eastAsia"/>
        </w:rPr>
        <w:t>【背景和目标】</w:t>
      </w:r>
    </w:p>
    <w:p w14:paraId="4295C823" w14:textId="6C95C359" w:rsidR="0071686D" w:rsidRPr="00EC20D6" w:rsidRDefault="00B82F94" w:rsidP="0071686D">
      <w:pPr>
        <w:ind w:firstLine="360"/>
      </w:pPr>
      <w:r>
        <w:rPr>
          <w:rFonts w:hint="eastAsia"/>
        </w:rPr>
        <w:t>由于</w:t>
      </w:r>
      <w:r w:rsidR="00263C28">
        <w:rPr>
          <w:rFonts w:hint="eastAsia"/>
        </w:rPr>
        <w:t>我社目前支付链路分散在各个业务系统中，不利于内部统一开发和管理。结合我社现有的业务场景，需搭建一个可跨平台、插件式的统一收银台，满足内部自用的</w:t>
      </w:r>
      <w:r w:rsidR="00465760">
        <w:rPr>
          <w:rFonts w:hint="eastAsia"/>
        </w:rPr>
        <w:t>同时</w:t>
      </w:r>
      <w:r w:rsidR="00263C28">
        <w:rPr>
          <w:rFonts w:hint="eastAsia"/>
        </w:rPr>
        <w:t>，也可输出给外部渠道对接</w:t>
      </w:r>
      <w:r w:rsidR="00D14AEC">
        <w:rPr>
          <w:rFonts w:hint="eastAsia"/>
        </w:rPr>
        <w:t>，</w:t>
      </w:r>
      <w:r w:rsidR="00D14AEC" w:rsidRPr="00D14AEC">
        <w:rPr>
          <w:rFonts w:hint="eastAsia"/>
          <w:highlight w:val="yellow"/>
        </w:rPr>
        <w:t>同时满足互联网可回溯要求。</w:t>
      </w:r>
    </w:p>
    <w:p w14:paraId="072BBDC9" w14:textId="77777777" w:rsidR="0071686D" w:rsidRDefault="0071686D" w:rsidP="00A80807">
      <w:pPr>
        <w:pStyle w:val="1"/>
        <w:numPr>
          <w:ilvl w:val="0"/>
          <w:numId w:val="3"/>
        </w:numPr>
      </w:pPr>
      <w:r>
        <w:rPr>
          <w:rFonts w:hint="eastAsia"/>
        </w:rPr>
        <w:t>【产品概述】</w:t>
      </w:r>
    </w:p>
    <w:p w14:paraId="341C7E0B" w14:textId="77777777" w:rsidR="0071686D" w:rsidRPr="00E84DA6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E0617">
        <w:rPr>
          <w:rFonts w:hint="eastAsia"/>
        </w:rPr>
        <w:t xml:space="preserve">业务名词解释 </w:t>
      </w:r>
    </w:p>
    <w:p w14:paraId="441C4469" w14:textId="77777777" w:rsidR="0071686D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产品涉众及用例 </w:t>
      </w:r>
    </w:p>
    <w:p w14:paraId="0B7956E0" w14:textId="77777777" w:rsidR="0071686D" w:rsidRPr="00C403F1" w:rsidRDefault="0071686D" w:rsidP="0071686D">
      <w:pPr>
        <w:ind w:firstLine="360"/>
        <w:rPr>
          <w:rFonts w:ascii="楷体" w:eastAsia="楷体" w:hAnsi="楷体" w:cs="Arial"/>
          <w:b/>
          <w:i/>
          <w:color w:val="767171" w:themeColor="background2" w:themeShade="80"/>
          <w:u w:val="single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1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）产品涉众</w:t>
      </w:r>
    </w:p>
    <w:p w14:paraId="490683F9" w14:textId="77777777" w:rsidR="0071686D" w:rsidRPr="00C403F1" w:rsidRDefault="0071686D" w:rsidP="0071686D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2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）用例</w:t>
      </w:r>
    </w:p>
    <w:p w14:paraId="1A01D4EE" w14:textId="005F4ADB" w:rsidR="0071686D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65298">
        <w:rPr>
          <w:rFonts w:hint="eastAsia"/>
        </w:rPr>
        <w:lastRenderedPageBreak/>
        <w:t>整体流程</w:t>
      </w:r>
      <w:r>
        <w:rPr>
          <w:rFonts w:hint="eastAsia"/>
        </w:rPr>
        <w:t xml:space="preserve"> </w:t>
      </w:r>
    </w:p>
    <w:p w14:paraId="62C77139" w14:textId="52FA3D69" w:rsidR="000C4646" w:rsidRPr="000C4646" w:rsidRDefault="000C4646" w:rsidP="000C4646">
      <w:r>
        <w:rPr>
          <w:noProof/>
        </w:rPr>
        <w:drawing>
          <wp:inline distT="0" distB="0" distL="0" distR="0" wp14:anchorId="6512D589" wp14:editId="444138B5">
            <wp:extent cx="3810000" cy="3936144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DA78666-86B7-4F09-AD85-25E66E375F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DA78666-86B7-4F09-AD85-25E66E375F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2862" cy="39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7066" w14:textId="77777777" w:rsidR="0071686D" w:rsidRPr="00672947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功能范围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675"/>
        <w:gridCol w:w="1842"/>
        <w:gridCol w:w="4820"/>
        <w:gridCol w:w="1185"/>
      </w:tblGrid>
      <w:tr w:rsidR="0071686D" w14:paraId="16C83102" w14:textId="77777777" w:rsidTr="000D007C">
        <w:trPr>
          <w:jc w:val="center"/>
        </w:trPr>
        <w:tc>
          <w:tcPr>
            <w:tcW w:w="396" w:type="pct"/>
            <w:shd w:val="clear" w:color="auto" w:fill="8EAADB" w:themeFill="accent1" w:themeFillTint="99"/>
          </w:tcPr>
          <w:p w14:paraId="1CAECCE7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081" w:type="pct"/>
            <w:shd w:val="clear" w:color="auto" w:fill="8EAADB" w:themeFill="accent1" w:themeFillTint="99"/>
          </w:tcPr>
          <w:p w14:paraId="78F77735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2828" w:type="pct"/>
            <w:shd w:val="clear" w:color="auto" w:fill="8EAADB" w:themeFill="accent1" w:themeFillTint="99"/>
          </w:tcPr>
          <w:p w14:paraId="48A51C6C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695" w:type="pct"/>
            <w:shd w:val="clear" w:color="auto" w:fill="8EAADB" w:themeFill="accent1" w:themeFillTint="99"/>
          </w:tcPr>
          <w:p w14:paraId="014031EE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71686D" w14:paraId="35F137B4" w14:textId="77777777" w:rsidTr="000D007C">
        <w:trPr>
          <w:jc w:val="center"/>
        </w:trPr>
        <w:tc>
          <w:tcPr>
            <w:tcW w:w="396" w:type="pct"/>
            <w:vAlign w:val="center"/>
          </w:tcPr>
          <w:p w14:paraId="190CE063" w14:textId="77777777" w:rsidR="0071686D" w:rsidRDefault="0071686D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1E08FFF5" w14:textId="1A0E6F38" w:rsidR="0071686D" w:rsidRDefault="00263C28" w:rsidP="000D007C">
            <w:pPr>
              <w:snapToGrid w:val="0"/>
            </w:pPr>
            <w:r>
              <w:rPr>
                <w:rFonts w:hint="eastAsia"/>
              </w:rPr>
              <w:t>支付应用-收银台</w:t>
            </w:r>
          </w:p>
        </w:tc>
        <w:tc>
          <w:tcPr>
            <w:tcW w:w="2828" w:type="pct"/>
          </w:tcPr>
          <w:p w14:paraId="5A502EDC" w14:textId="4FDA6213" w:rsidR="00465760" w:rsidRPr="00EC2920" w:rsidRDefault="00263C28" w:rsidP="0071686D">
            <w:pPr>
              <w:snapToGrid w:val="0"/>
            </w:pPr>
            <w:r>
              <w:rPr>
                <w:rFonts w:hint="eastAsia"/>
              </w:rPr>
              <w:t>收银</w:t>
            </w:r>
            <w:proofErr w:type="gramStart"/>
            <w:r>
              <w:rPr>
                <w:rFonts w:hint="eastAsia"/>
              </w:rPr>
              <w:t>台涉及</w:t>
            </w:r>
            <w:proofErr w:type="gramEnd"/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端和</w:t>
            </w:r>
            <w:r w:rsidR="00CF516E">
              <w:rPr>
                <w:rFonts w:hint="eastAsia"/>
              </w:rPr>
              <w:t>移动</w:t>
            </w:r>
            <w:r w:rsidR="00465760">
              <w:rPr>
                <w:rFonts w:hint="eastAsia"/>
              </w:rPr>
              <w:t>端，本次主要范围为H</w:t>
            </w:r>
            <w:r w:rsidR="00465760">
              <w:t>5</w:t>
            </w:r>
            <w:r w:rsidR="00465760">
              <w:rPr>
                <w:rFonts w:hint="eastAsia"/>
              </w:rPr>
              <w:t>收银台。</w:t>
            </w:r>
          </w:p>
        </w:tc>
        <w:tc>
          <w:tcPr>
            <w:tcW w:w="695" w:type="pct"/>
          </w:tcPr>
          <w:p w14:paraId="51228FBD" w14:textId="77777777" w:rsidR="0071686D" w:rsidRPr="000B57B1" w:rsidRDefault="0071686D" w:rsidP="000D007C">
            <w:pPr>
              <w:jc w:val="center"/>
            </w:pPr>
          </w:p>
        </w:tc>
      </w:tr>
      <w:tr w:rsidR="0071686D" w14:paraId="6CE906D2" w14:textId="77777777" w:rsidTr="000D007C">
        <w:trPr>
          <w:jc w:val="center"/>
        </w:trPr>
        <w:tc>
          <w:tcPr>
            <w:tcW w:w="396" w:type="pct"/>
            <w:vAlign w:val="center"/>
          </w:tcPr>
          <w:p w14:paraId="20412E6E" w14:textId="77777777" w:rsidR="0071686D" w:rsidRDefault="0071686D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7F9F031B" w14:textId="3FBB8B2B" w:rsidR="0071686D" w:rsidRDefault="00465760" w:rsidP="000D007C">
            <w:pPr>
              <w:snapToGrid w:val="0"/>
            </w:pPr>
            <w:r>
              <w:rPr>
                <w:rFonts w:hint="eastAsia"/>
              </w:rPr>
              <w:t>支付接口</w:t>
            </w:r>
          </w:p>
        </w:tc>
        <w:tc>
          <w:tcPr>
            <w:tcW w:w="2828" w:type="pct"/>
          </w:tcPr>
          <w:p w14:paraId="12471826" w14:textId="5036BE9D" w:rsidR="0071686D" w:rsidRPr="00465760" w:rsidRDefault="00465760" w:rsidP="0071686D">
            <w:pPr>
              <w:snapToGrid w:val="0"/>
            </w:pPr>
            <w:r w:rsidRPr="00465760">
              <w:rPr>
                <w:rFonts w:hint="eastAsia"/>
              </w:rPr>
              <w:t>梳理平台现有支付接口进行统一封装，形成统一支付</w:t>
            </w:r>
            <w:r>
              <w:rPr>
                <w:rFonts w:hint="eastAsia"/>
              </w:rPr>
              <w:t>接口，满足内部对接和外部对接。</w:t>
            </w:r>
          </w:p>
        </w:tc>
        <w:tc>
          <w:tcPr>
            <w:tcW w:w="695" w:type="pct"/>
          </w:tcPr>
          <w:p w14:paraId="4C762EAA" w14:textId="77777777" w:rsidR="0071686D" w:rsidRPr="000B57B1" w:rsidRDefault="0071686D" w:rsidP="000D007C">
            <w:pPr>
              <w:jc w:val="center"/>
            </w:pPr>
          </w:p>
        </w:tc>
      </w:tr>
      <w:tr w:rsidR="00465760" w14:paraId="784ACA22" w14:textId="77777777" w:rsidTr="000D007C">
        <w:trPr>
          <w:jc w:val="center"/>
        </w:trPr>
        <w:tc>
          <w:tcPr>
            <w:tcW w:w="396" w:type="pct"/>
            <w:vAlign w:val="center"/>
          </w:tcPr>
          <w:p w14:paraId="03568440" w14:textId="77777777" w:rsidR="00465760" w:rsidRDefault="00465760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291C4C5D" w14:textId="6308128F" w:rsidR="00465760" w:rsidRDefault="00465760" w:rsidP="000D007C">
            <w:pPr>
              <w:snapToGrid w:val="0"/>
            </w:pPr>
            <w:r>
              <w:rPr>
                <w:rFonts w:hint="eastAsia"/>
              </w:rPr>
              <w:t>业务功能</w:t>
            </w:r>
          </w:p>
        </w:tc>
        <w:tc>
          <w:tcPr>
            <w:tcW w:w="2828" w:type="pct"/>
          </w:tcPr>
          <w:p w14:paraId="6E194143" w14:textId="77777777" w:rsidR="00465760" w:rsidRDefault="00465760" w:rsidP="0071686D">
            <w:pPr>
              <w:snapToGrid w:val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契约支付</w:t>
            </w:r>
          </w:p>
          <w:p w14:paraId="42926F44" w14:textId="77777777" w:rsidR="00465760" w:rsidRDefault="00465760" w:rsidP="0071686D">
            <w:pPr>
              <w:snapToGrid w:val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续期</w:t>
            </w:r>
            <w:r w:rsidR="00BB5D13">
              <w:rPr>
                <w:rFonts w:hint="eastAsia"/>
              </w:rPr>
              <w:t>在线交费</w:t>
            </w:r>
          </w:p>
          <w:p w14:paraId="3DAA5FB5" w14:textId="60D87FBB" w:rsidR="009A6224" w:rsidRPr="00465760" w:rsidRDefault="009A6224" w:rsidP="0071686D">
            <w:pPr>
              <w:snapToGrid w:val="0"/>
            </w:pPr>
            <w:commentRangeStart w:id="9"/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保全</w:t>
            </w:r>
            <w:commentRangeEnd w:id="9"/>
            <w:r>
              <w:rPr>
                <w:rStyle w:val="af9"/>
              </w:rPr>
              <w:commentReference w:id="9"/>
            </w:r>
          </w:p>
        </w:tc>
        <w:tc>
          <w:tcPr>
            <w:tcW w:w="695" w:type="pct"/>
          </w:tcPr>
          <w:p w14:paraId="4C266703" w14:textId="77777777" w:rsidR="00465760" w:rsidRPr="000B57B1" w:rsidRDefault="00465760" w:rsidP="000D007C">
            <w:pPr>
              <w:jc w:val="center"/>
            </w:pPr>
          </w:p>
        </w:tc>
      </w:tr>
    </w:tbl>
    <w:p w14:paraId="01F2B967" w14:textId="77777777" w:rsidR="0071686D" w:rsidRPr="00D91438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D49EE">
        <w:rPr>
          <w:rFonts w:hint="eastAsia"/>
        </w:rPr>
        <w:lastRenderedPageBreak/>
        <w:t>交互及视觉</w:t>
      </w:r>
      <w:r w:rsidRPr="002D49EE">
        <w:t>D</w:t>
      </w:r>
      <w:r w:rsidRPr="002D49EE">
        <w:rPr>
          <w:rFonts w:hint="eastAsia"/>
        </w:rPr>
        <w:t>emo</w:t>
      </w:r>
      <w:r>
        <w:t xml:space="preserve"> </w:t>
      </w:r>
    </w:p>
    <w:p w14:paraId="57BF630F" w14:textId="77777777" w:rsidR="0071686D" w:rsidRDefault="0071686D" w:rsidP="00A80807">
      <w:pPr>
        <w:pStyle w:val="1"/>
        <w:numPr>
          <w:ilvl w:val="0"/>
          <w:numId w:val="3"/>
        </w:numPr>
      </w:pPr>
      <w:r>
        <w:rPr>
          <w:rFonts w:hint="eastAsia"/>
        </w:rPr>
        <w:t>【产品详述】</w:t>
      </w:r>
    </w:p>
    <w:p w14:paraId="64480A98" w14:textId="02C40CD0" w:rsidR="0071686D" w:rsidRDefault="004C1624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契约</w:t>
      </w:r>
    </w:p>
    <w:p w14:paraId="362C2D2D" w14:textId="152955A4" w:rsidR="004C1624" w:rsidRDefault="00EE1342" w:rsidP="00EE1342">
      <w:pPr>
        <w:ind w:firstLine="420"/>
      </w:pPr>
      <w:r>
        <w:rPr>
          <w:rFonts w:hint="eastAsia"/>
        </w:rPr>
        <w:t>当投保</w:t>
      </w:r>
      <w:r w:rsidR="004C1624">
        <w:rPr>
          <w:rFonts w:hint="eastAsia"/>
        </w:rPr>
        <w:t>订单提交支付时，跳转至收银台页面</w:t>
      </w:r>
      <w:r w:rsidR="000C4646">
        <w:rPr>
          <w:rFonts w:hint="eastAsia"/>
        </w:rPr>
        <w:t>，收银台生成对应的预支付订单，</w:t>
      </w:r>
      <w:r>
        <w:rPr>
          <w:rFonts w:hint="eastAsia"/>
        </w:rPr>
        <w:t>订单来源：</w:t>
      </w:r>
    </w:p>
    <w:p w14:paraId="4B66019E" w14:textId="7204C67B" w:rsidR="00EE1342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H</w:t>
      </w:r>
      <w:r>
        <w:t>5</w:t>
      </w:r>
      <w:r>
        <w:rPr>
          <w:rFonts w:hint="eastAsia"/>
        </w:rPr>
        <w:t>投保</w:t>
      </w:r>
    </w:p>
    <w:p w14:paraId="3C3F4A14" w14:textId="7B41C123" w:rsidR="00EE1342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APP投保</w:t>
      </w:r>
    </w:p>
    <w:p w14:paraId="772700A8" w14:textId="01D419CA" w:rsidR="00EE1342" w:rsidRPr="004C1624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投保：包含经纪云，外部渠道对接是否跳转根据渠道对接需求确认</w:t>
      </w:r>
      <w:r w:rsidR="00516DF2">
        <w:rPr>
          <w:rFonts w:hint="eastAsia"/>
        </w:rPr>
        <w:t>，可以选择后台A</w:t>
      </w:r>
      <w:r w:rsidR="00516DF2">
        <w:t>PI</w:t>
      </w:r>
      <w:r w:rsidR="00516DF2">
        <w:rPr>
          <w:rFonts w:hint="eastAsia"/>
        </w:rPr>
        <w:t>对接，也可以选择跳转到我社收银台页面对接。</w:t>
      </w:r>
    </w:p>
    <w:p w14:paraId="71014F1B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17D14553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0874A51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D0E0324" w14:textId="77777777" w:rsidR="004C1624" w:rsidRPr="004C1624" w:rsidRDefault="004C1624" w:rsidP="004C1624">
      <w:pPr>
        <w:pStyle w:val="ac"/>
        <w:keepNext/>
        <w:keepLines/>
        <w:numPr>
          <w:ilvl w:val="1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8F6A55D" w14:textId="18167511" w:rsidR="0071686D" w:rsidRDefault="004C1624" w:rsidP="0071686D">
      <w:pPr>
        <w:pStyle w:val="3"/>
        <w:ind w:leftChars="100" w:left="919"/>
      </w:pPr>
      <w:r>
        <w:rPr>
          <w:rFonts w:hint="eastAsia"/>
        </w:rPr>
        <w:t>信息展示</w:t>
      </w:r>
    </w:p>
    <w:p w14:paraId="3095C5F9" w14:textId="3E840BF1" w:rsidR="004C1624" w:rsidRDefault="003F60F3" w:rsidP="00A8080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订单信息</w:t>
      </w:r>
    </w:p>
    <w:p w14:paraId="6ACAE8FA" w14:textId="6E9E6E16" w:rsidR="003F60F3" w:rsidRDefault="003E7683" w:rsidP="003F60F3">
      <w:pPr>
        <w:pStyle w:val="ac"/>
        <w:ind w:left="836" w:firstLineChars="0" w:firstLine="0"/>
      </w:pPr>
      <w:r>
        <w:rPr>
          <w:rFonts w:hint="eastAsia"/>
        </w:rPr>
        <w:t>展示业务摘要信息和支付信息，具体如下：</w:t>
      </w:r>
    </w:p>
    <w:tbl>
      <w:tblPr>
        <w:tblStyle w:val="a5"/>
        <w:tblW w:w="0" w:type="auto"/>
        <w:tblInd w:w="836" w:type="dxa"/>
        <w:tblLook w:val="04A0" w:firstRow="1" w:lastRow="0" w:firstColumn="1" w:lastColumn="0" w:noHBand="0" w:noVBand="1"/>
      </w:tblPr>
      <w:tblGrid>
        <w:gridCol w:w="1736"/>
        <w:gridCol w:w="4199"/>
        <w:gridCol w:w="1417"/>
      </w:tblGrid>
      <w:tr w:rsidR="001971B3" w14:paraId="40FF5D16" w14:textId="77777777" w:rsidTr="00473A21">
        <w:tc>
          <w:tcPr>
            <w:tcW w:w="1736" w:type="dxa"/>
          </w:tcPr>
          <w:p w14:paraId="5317FA16" w14:textId="001D78FC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4199" w:type="dxa"/>
          </w:tcPr>
          <w:p w14:paraId="59E204DE" w14:textId="05B71CAA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417" w:type="dxa"/>
          </w:tcPr>
          <w:p w14:paraId="4EE1A18C" w14:textId="5CD35350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7E5843" w14:paraId="5887147A" w14:textId="77777777" w:rsidTr="004A7D7B">
        <w:tc>
          <w:tcPr>
            <w:tcW w:w="7352" w:type="dxa"/>
            <w:gridSpan w:val="3"/>
          </w:tcPr>
          <w:p w14:paraId="65A07A77" w14:textId="5C1E0D09" w:rsidR="007E5843" w:rsidRPr="003E7683" w:rsidRDefault="007E5843" w:rsidP="003F60F3">
            <w:pPr>
              <w:pStyle w:val="ac"/>
              <w:ind w:firstLineChars="0" w:firstLine="0"/>
              <w:rPr>
                <w:b/>
                <w:bCs/>
              </w:rPr>
            </w:pPr>
            <w:r w:rsidRPr="003E7683">
              <w:rPr>
                <w:rFonts w:hint="eastAsia"/>
                <w:b/>
                <w:bCs/>
              </w:rPr>
              <w:t>业务摘要信息：</w:t>
            </w:r>
            <w:r w:rsidRPr="003E7683">
              <w:rPr>
                <w:rFonts w:eastAsiaTheme="minorHAnsi" w:cs="Arial"/>
                <w:b/>
                <w:bCs/>
                <w:kern w:val="0"/>
                <w:szCs w:val="21"/>
              </w:rPr>
              <w:t>不同的业务展示不同的摘要信息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，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订单号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、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投保人/交费人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、支付倒计时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由业务系统传给收银台，收银台根据业务系统传的摘要信息展示。</w:t>
            </w:r>
          </w:p>
        </w:tc>
      </w:tr>
      <w:tr w:rsidR="001971B3" w14:paraId="3204E6EC" w14:textId="77777777" w:rsidTr="00473A21">
        <w:tc>
          <w:tcPr>
            <w:tcW w:w="1736" w:type="dxa"/>
          </w:tcPr>
          <w:p w14:paraId="1FA2FE0B" w14:textId="2C8ADC44" w:rsidR="001971B3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业务单号</w:t>
            </w:r>
          </w:p>
        </w:tc>
        <w:tc>
          <w:tcPr>
            <w:tcW w:w="4199" w:type="dxa"/>
          </w:tcPr>
          <w:p w14:paraId="4AF8B8CC" w14:textId="0191A74D" w:rsidR="001971B3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根据业务传值显示，例如新契约传订单号，续期传保单号/凭证号</w:t>
            </w:r>
          </w:p>
        </w:tc>
        <w:tc>
          <w:tcPr>
            <w:tcW w:w="1417" w:type="dxa"/>
          </w:tcPr>
          <w:p w14:paraId="42D64AEB" w14:textId="77777777" w:rsidR="001971B3" w:rsidRDefault="001971B3" w:rsidP="003F60F3">
            <w:pPr>
              <w:pStyle w:val="ac"/>
              <w:ind w:firstLineChars="0" w:firstLine="0"/>
            </w:pPr>
          </w:p>
        </w:tc>
      </w:tr>
      <w:tr w:rsidR="00473A21" w14:paraId="2F2D33D6" w14:textId="77777777" w:rsidTr="00473A21">
        <w:tc>
          <w:tcPr>
            <w:tcW w:w="1736" w:type="dxa"/>
          </w:tcPr>
          <w:p w14:paraId="5E5B40C0" w14:textId="7E6008CD" w:rsidR="00473A21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投保人/交费人</w:t>
            </w:r>
          </w:p>
        </w:tc>
        <w:tc>
          <w:tcPr>
            <w:tcW w:w="4199" w:type="dxa"/>
          </w:tcPr>
          <w:p w14:paraId="6DCFE0C9" w14:textId="3278135D" w:rsidR="00473A21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投保人/交费人名称</w:t>
            </w:r>
          </w:p>
        </w:tc>
        <w:tc>
          <w:tcPr>
            <w:tcW w:w="1417" w:type="dxa"/>
          </w:tcPr>
          <w:p w14:paraId="5AEF7375" w14:textId="77777777" w:rsidR="00473A21" w:rsidRDefault="00473A21" w:rsidP="003F60F3">
            <w:pPr>
              <w:pStyle w:val="ac"/>
              <w:ind w:firstLineChars="0" w:firstLine="0"/>
            </w:pPr>
          </w:p>
        </w:tc>
      </w:tr>
      <w:tr w:rsidR="00473A21" w14:paraId="69461C9F" w14:textId="77777777" w:rsidTr="00473A21">
        <w:tc>
          <w:tcPr>
            <w:tcW w:w="1736" w:type="dxa"/>
          </w:tcPr>
          <w:p w14:paraId="704E2020" w14:textId="60907502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支付倒计时</w:t>
            </w:r>
          </w:p>
        </w:tc>
        <w:tc>
          <w:tcPr>
            <w:tcW w:w="4199" w:type="dxa"/>
          </w:tcPr>
          <w:p w14:paraId="1488536E" w14:textId="77777777" w:rsidR="00473A21" w:rsidRDefault="00473A21" w:rsidP="00473A21">
            <w:pPr>
              <w:pStyle w:val="ac"/>
              <w:ind w:firstLineChars="0" w:firstLine="0"/>
              <w:rPr>
                <w:ins w:id="10" w:author="aprils" w:date="2021-06-21T09:54:00Z"/>
              </w:rPr>
            </w:pPr>
            <w:r>
              <w:rPr>
                <w:rFonts w:hint="eastAsia"/>
              </w:rPr>
              <w:t>当订单产品撤单时效小于等于2</w:t>
            </w:r>
            <w:r>
              <w:t>4</w:t>
            </w:r>
            <w:r>
              <w:rPr>
                <w:rFonts w:hint="eastAsia"/>
              </w:rPr>
              <w:t>小时，页面显示订单支付倒计时，从首次</w:t>
            </w:r>
            <w:proofErr w:type="gramStart"/>
            <w:r>
              <w:rPr>
                <w:rFonts w:hint="eastAsia"/>
              </w:rPr>
              <w:t>待支付</w:t>
            </w:r>
            <w:proofErr w:type="gramEnd"/>
            <w:r>
              <w:rPr>
                <w:rFonts w:hint="eastAsia"/>
              </w:rPr>
              <w:t>开始计算订单的倒计时，页面显示：</w:t>
            </w:r>
            <w:r w:rsidRPr="001971B3">
              <w:rPr>
                <w:rFonts w:hint="eastAsia"/>
              </w:rPr>
              <w:t>请在</w:t>
            </w:r>
            <w:r w:rsidRPr="001971B3">
              <w:t>xx小时xx分钟xx秒内完成支付逾期订单将自动取消</w:t>
            </w:r>
            <w:r>
              <w:rPr>
                <w:rFonts w:hint="eastAsia"/>
              </w:rPr>
              <w:t>。</w:t>
            </w:r>
          </w:p>
          <w:p w14:paraId="00334EC2" w14:textId="5AAE8F93" w:rsidR="001111D9" w:rsidRDefault="001111D9" w:rsidP="00473A21">
            <w:pPr>
              <w:pStyle w:val="ac"/>
              <w:ind w:firstLineChars="0" w:firstLine="0"/>
              <w:rPr>
                <w:rFonts w:hint="eastAsia"/>
              </w:rPr>
            </w:pPr>
            <w:proofErr w:type="gramStart"/>
            <w:ins w:id="11" w:author="aprils" w:date="2021-06-21T09:54:00Z">
              <w:r>
                <w:rPr>
                  <w:rFonts w:hint="eastAsia"/>
                </w:rPr>
                <w:t>若业务</w:t>
              </w:r>
              <w:proofErr w:type="gramEnd"/>
              <w:r>
                <w:rPr>
                  <w:rFonts w:hint="eastAsia"/>
                </w:rPr>
                <w:t>系统未传撤单时间，收银台默认撤单时间为1</w:t>
              </w:r>
              <w:r>
                <w:t>5</w:t>
              </w:r>
              <w:r>
                <w:rPr>
                  <w:rFonts w:hint="eastAsia"/>
                </w:rPr>
                <w:t>分钟。</w:t>
              </w:r>
            </w:ins>
          </w:p>
        </w:tc>
        <w:tc>
          <w:tcPr>
            <w:tcW w:w="1417" w:type="dxa"/>
          </w:tcPr>
          <w:p w14:paraId="4B6127F1" w14:textId="729C83F2" w:rsidR="00473A21" w:rsidRDefault="007E584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提供撤单接口</w:t>
            </w:r>
          </w:p>
        </w:tc>
      </w:tr>
      <w:tr w:rsidR="007E5843" w14:paraId="646BB816" w14:textId="77777777" w:rsidTr="00C20319">
        <w:tc>
          <w:tcPr>
            <w:tcW w:w="7352" w:type="dxa"/>
            <w:gridSpan w:val="3"/>
          </w:tcPr>
          <w:p w14:paraId="1DC33241" w14:textId="29F056A0" w:rsidR="007E5843" w:rsidRPr="003E7683" w:rsidRDefault="007E5843" w:rsidP="00473A21">
            <w:pPr>
              <w:pStyle w:val="ac"/>
              <w:ind w:firstLineChars="0" w:firstLine="0"/>
              <w:rPr>
                <w:b/>
                <w:bCs/>
              </w:rPr>
            </w:pPr>
            <w:r w:rsidRPr="003E7683">
              <w:rPr>
                <w:rFonts w:hint="eastAsia"/>
                <w:b/>
                <w:bCs/>
              </w:rPr>
              <w:t>支付信息：收银台展示订单应付金额和订单可用支付方式</w:t>
            </w:r>
          </w:p>
        </w:tc>
      </w:tr>
      <w:tr w:rsidR="00473A21" w14:paraId="25119EA7" w14:textId="77777777" w:rsidTr="00473A21">
        <w:tc>
          <w:tcPr>
            <w:tcW w:w="1736" w:type="dxa"/>
          </w:tcPr>
          <w:p w14:paraId="419D2AF0" w14:textId="4C24C966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应付金额</w:t>
            </w:r>
          </w:p>
        </w:tc>
        <w:tc>
          <w:tcPr>
            <w:tcW w:w="4199" w:type="dxa"/>
          </w:tcPr>
          <w:p w14:paraId="458517C0" w14:textId="31E11EDB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订单应付金额</w:t>
            </w:r>
          </w:p>
        </w:tc>
        <w:tc>
          <w:tcPr>
            <w:tcW w:w="1417" w:type="dxa"/>
          </w:tcPr>
          <w:p w14:paraId="1DECEB75" w14:textId="77777777" w:rsidR="00473A21" w:rsidRDefault="00473A21" w:rsidP="00473A21">
            <w:pPr>
              <w:pStyle w:val="ac"/>
              <w:ind w:firstLineChars="0" w:firstLine="0"/>
            </w:pPr>
          </w:p>
        </w:tc>
      </w:tr>
      <w:tr w:rsidR="00473A21" w14:paraId="5AD61000" w14:textId="77777777" w:rsidTr="00473A21">
        <w:tc>
          <w:tcPr>
            <w:tcW w:w="1736" w:type="dxa"/>
          </w:tcPr>
          <w:p w14:paraId="65F2A011" w14:textId="6CD4DBAA" w:rsidR="00473A21" w:rsidRDefault="007E584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支付方式</w:t>
            </w:r>
          </w:p>
        </w:tc>
        <w:tc>
          <w:tcPr>
            <w:tcW w:w="4199" w:type="dxa"/>
          </w:tcPr>
          <w:p w14:paraId="27F3AB08" w14:textId="27D4A897" w:rsidR="00473A21" w:rsidRDefault="006F2B1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银行卡</w:t>
            </w:r>
            <w:ins w:id="12" w:author="aprils" w:date="2021-06-21T09:58:00Z">
              <w:r w:rsidR="001111D9">
                <w:rPr>
                  <w:rFonts w:hint="eastAsia"/>
                </w:rPr>
                <w:t>（卡号、开户行所在地、手机号、签约方式）</w:t>
              </w:r>
            </w:ins>
            <w:r>
              <w:rPr>
                <w:rFonts w:hint="eastAsia"/>
              </w:rPr>
              <w:t>、支付宝支付、</w:t>
            </w:r>
            <w:proofErr w:type="gramStart"/>
            <w:r>
              <w:rPr>
                <w:rFonts w:hint="eastAsia"/>
              </w:rPr>
              <w:t>微信支付</w:t>
            </w:r>
            <w:proofErr w:type="gramEnd"/>
          </w:p>
        </w:tc>
        <w:tc>
          <w:tcPr>
            <w:tcW w:w="1417" w:type="dxa"/>
          </w:tcPr>
          <w:p w14:paraId="49F5193D" w14:textId="56604C9C" w:rsidR="00473A21" w:rsidRDefault="003E768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支付方式配置不在本期开发</w:t>
            </w:r>
          </w:p>
        </w:tc>
      </w:tr>
      <w:tr w:rsidR="001111D9" w14:paraId="68A3DD65" w14:textId="77777777" w:rsidTr="00473A21">
        <w:trPr>
          <w:ins w:id="13" w:author="aprils" w:date="2021-06-21T09:55:00Z"/>
        </w:trPr>
        <w:tc>
          <w:tcPr>
            <w:tcW w:w="1736" w:type="dxa"/>
          </w:tcPr>
          <w:p w14:paraId="57D8A0C6" w14:textId="243206E8" w:rsidR="001111D9" w:rsidRDefault="001111D9" w:rsidP="00473A21">
            <w:pPr>
              <w:pStyle w:val="ac"/>
              <w:ind w:firstLineChars="0" w:firstLine="0"/>
              <w:rPr>
                <w:ins w:id="14" w:author="aprils" w:date="2021-06-21T09:55:00Z"/>
                <w:rFonts w:hint="eastAsia"/>
              </w:rPr>
            </w:pPr>
            <w:ins w:id="15" w:author="aprils" w:date="2021-06-21T09:55:00Z">
              <w:r>
                <w:rPr>
                  <w:rFonts w:hint="eastAsia"/>
                </w:rPr>
                <w:t>支持银行列表</w:t>
              </w:r>
            </w:ins>
          </w:p>
        </w:tc>
        <w:tc>
          <w:tcPr>
            <w:tcW w:w="4199" w:type="dxa"/>
          </w:tcPr>
          <w:p w14:paraId="2C9CA89E" w14:textId="07CF1EB4" w:rsidR="001111D9" w:rsidRDefault="001111D9" w:rsidP="00473A21">
            <w:pPr>
              <w:pStyle w:val="ac"/>
              <w:ind w:firstLineChars="0" w:firstLine="0"/>
              <w:rPr>
                <w:ins w:id="16" w:author="aprils" w:date="2021-06-21T09:55:00Z"/>
                <w:rFonts w:hint="eastAsia"/>
              </w:rPr>
            </w:pPr>
            <w:ins w:id="17" w:author="aprils" w:date="2021-06-21T09:55:00Z">
              <w:r>
                <w:rPr>
                  <w:rFonts w:hint="eastAsia"/>
                </w:rPr>
                <w:t>展示银行logo、银行名称和银行单笔限额</w:t>
              </w:r>
            </w:ins>
          </w:p>
        </w:tc>
        <w:tc>
          <w:tcPr>
            <w:tcW w:w="1417" w:type="dxa"/>
          </w:tcPr>
          <w:p w14:paraId="10FD8354" w14:textId="77777777" w:rsidR="001111D9" w:rsidRDefault="001111D9" w:rsidP="00473A21">
            <w:pPr>
              <w:pStyle w:val="ac"/>
              <w:ind w:firstLineChars="0" w:firstLine="0"/>
              <w:rPr>
                <w:ins w:id="18" w:author="aprils" w:date="2021-06-21T09:55:00Z"/>
                <w:rFonts w:hint="eastAsia"/>
              </w:rPr>
            </w:pPr>
          </w:p>
        </w:tc>
      </w:tr>
    </w:tbl>
    <w:p w14:paraId="7C47DCB4" w14:textId="77777777" w:rsidR="001971B3" w:rsidRDefault="001971B3" w:rsidP="003F60F3">
      <w:pPr>
        <w:pStyle w:val="ac"/>
        <w:ind w:left="836" w:firstLineChars="0" w:firstLine="0"/>
      </w:pPr>
    </w:p>
    <w:p w14:paraId="13060134" w14:textId="3DD0F920" w:rsidR="000C4646" w:rsidRDefault="000C4646" w:rsidP="003E7683">
      <w:pPr>
        <w:pStyle w:val="3"/>
        <w:ind w:leftChars="100" w:left="919"/>
      </w:pPr>
      <w:r>
        <w:rPr>
          <w:rFonts w:hint="eastAsia"/>
        </w:rPr>
        <w:t>支付流程</w:t>
      </w:r>
    </w:p>
    <w:p w14:paraId="7AD75CA2" w14:textId="77777777" w:rsidR="003F60F3" w:rsidRDefault="003F60F3" w:rsidP="000C4646">
      <w:pPr>
        <w:pStyle w:val="ac"/>
        <w:ind w:left="836" w:firstLineChars="0" w:firstLine="0"/>
      </w:pPr>
    </w:p>
    <w:p w14:paraId="474D0100" w14:textId="77777777" w:rsidR="000C4646" w:rsidRDefault="003F60F3" w:rsidP="004C1624">
      <w:r>
        <w:rPr>
          <w:rFonts w:hint="eastAsia"/>
        </w:rPr>
        <w:t xml:space="preserve"> </w:t>
      </w:r>
      <w:r>
        <w:t xml:space="preserve">  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33"/>
        <w:gridCol w:w="6489"/>
      </w:tblGrid>
      <w:tr w:rsidR="000C4646" w:rsidRPr="009C58E3" w14:paraId="16546829" w14:textId="77777777" w:rsidTr="007052AE">
        <w:trPr>
          <w:trHeight w:val="454"/>
          <w:tblHeader/>
        </w:trPr>
        <w:tc>
          <w:tcPr>
            <w:tcW w:w="1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702C47B2" w14:textId="77777777" w:rsidR="000C4646" w:rsidRPr="009C58E3" w:rsidRDefault="000C4646" w:rsidP="007052AE">
            <w:pPr>
              <w:jc w:val="center"/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lastRenderedPageBreak/>
              <w:t>字段</w:t>
            </w:r>
          </w:p>
        </w:tc>
        <w:tc>
          <w:tcPr>
            <w:tcW w:w="3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6DC76AAD" w14:textId="77777777" w:rsidR="000C4646" w:rsidRPr="009C58E3" w:rsidRDefault="000C4646" w:rsidP="007052AE">
            <w:pPr>
              <w:jc w:val="center"/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值</w:t>
            </w:r>
          </w:p>
        </w:tc>
      </w:tr>
      <w:tr w:rsidR="000C4646" w:rsidRPr="009C58E3" w14:paraId="15901D92" w14:textId="77777777" w:rsidTr="007052AE">
        <w:trPr>
          <w:trHeight w:val="231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3F2CA35E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参与人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涉及系统</w:t>
            </w:r>
          </w:p>
        </w:tc>
        <w:tc>
          <w:tcPr>
            <w:tcW w:w="3807" w:type="pct"/>
            <w:shd w:val="clear" w:color="auto" w:fill="auto"/>
          </w:tcPr>
          <w:p w14:paraId="2E842903" w14:textId="77777777" w:rsidR="000C4646" w:rsidRDefault="000C4646" w:rsidP="007052AE">
            <w:pPr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参与人：客户；</w:t>
            </w:r>
          </w:p>
          <w:p w14:paraId="1F262618" w14:textId="42F1FB10" w:rsidR="000C4646" w:rsidRPr="009C58E3" w:rsidRDefault="000C4646" w:rsidP="007052AE">
            <w:pPr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涉及系统</w:t>
            </w:r>
            <w:r>
              <w:rPr>
                <w:rFonts w:hint="eastAsia"/>
                <w:szCs w:val="18"/>
              </w:rPr>
              <w:t>：电商、API、收银台、F</w:t>
            </w:r>
            <w:r>
              <w:rPr>
                <w:szCs w:val="18"/>
              </w:rPr>
              <w:t>MT</w:t>
            </w:r>
          </w:p>
        </w:tc>
      </w:tr>
      <w:tr w:rsidR="000C4646" w:rsidRPr="009C58E3" w14:paraId="5A14E7B3" w14:textId="77777777" w:rsidTr="007052AE">
        <w:trPr>
          <w:trHeight w:val="16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54CB1C04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前置条件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输入</w:t>
            </w:r>
          </w:p>
        </w:tc>
        <w:tc>
          <w:tcPr>
            <w:tcW w:w="3807" w:type="pct"/>
            <w:shd w:val="clear" w:color="auto" w:fill="auto"/>
          </w:tcPr>
          <w:p w14:paraId="0EFEA537" w14:textId="373889F4" w:rsidR="000C4646" w:rsidRPr="009C58E3" w:rsidRDefault="000C4646" w:rsidP="007052A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客户在移动</w:t>
            </w:r>
            <w:proofErr w:type="gramStart"/>
            <w:r>
              <w:rPr>
                <w:rFonts w:hint="eastAsia"/>
                <w:szCs w:val="18"/>
              </w:rPr>
              <w:t>端购买</w:t>
            </w:r>
            <w:proofErr w:type="gramEnd"/>
            <w:r>
              <w:rPr>
                <w:rFonts w:hint="eastAsia"/>
                <w:szCs w:val="18"/>
              </w:rPr>
              <w:t>我社产品，投核保通过后提交支付</w:t>
            </w:r>
            <w:r w:rsidRPr="009C58E3">
              <w:rPr>
                <w:szCs w:val="18"/>
              </w:rPr>
              <w:t xml:space="preserve"> </w:t>
            </w:r>
          </w:p>
        </w:tc>
      </w:tr>
      <w:tr w:rsidR="000C4646" w:rsidRPr="009C58E3" w14:paraId="72CDFE27" w14:textId="77777777" w:rsidTr="007052AE">
        <w:trPr>
          <w:trHeight w:val="25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6F09AB1F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后置条件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输出</w:t>
            </w:r>
          </w:p>
        </w:tc>
        <w:tc>
          <w:tcPr>
            <w:tcW w:w="3807" w:type="pct"/>
            <w:shd w:val="clear" w:color="auto" w:fill="auto"/>
          </w:tcPr>
          <w:p w14:paraId="60F6B015" w14:textId="77777777" w:rsidR="000C4646" w:rsidRPr="009C58E3" w:rsidRDefault="000C4646" w:rsidP="007052A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支付成功/失败</w:t>
            </w:r>
          </w:p>
        </w:tc>
      </w:tr>
      <w:tr w:rsidR="000C4646" w:rsidRPr="009C58E3" w14:paraId="57431F12" w14:textId="77777777" w:rsidTr="007052AE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639C06EA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主流程描述</w:t>
            </w:r>
          </w:p>
        </w:tc>
        <w:tc>
          <w:tcPr>
            <w:tcW w:w="3807" w:type="pct"/>
            <w:shd w:val="clear" w:color="auto" w:fill="auto"/>
          </w:tcPr>
          <w:p w14:paraId="73C23CCF" w14:textId="0F112EF1" w:rsidR="000C4646" w:rsidRDefault="000C4646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客户通过H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购买产品，核保通过</w:t>
            </w:r>
          </w:p>
          <w:p w14:paraId="21427C50" w14:textId="501403ED" w:rsidR="000C4646" w:rsidRDefault="000C4646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客户提交订单，进入收银台页面，系统后台根据订单信息展示</w:t>
            </w:r>
            <w:r w:rsidR="004701F4">
              <w:rPr>
                <w:rFonts w:hint="eastAsia"/>
                <w:szCs w:val="18"/>
              </w:rPr>
              <w:t>分流规则中</w:t>
            </w:r>
            <w:r>
              <w:rPr>
                <w:rFonts w:hint="eastAsia"/>
                <w:szCs w:val="18"/>
              </w:rPr>
              <w:t>可用的支付方式；</w:t>
            </w:r>
          </w:p>
          <w:p w14:paraId="1350A129" w14:textId="0E715C02" w:rsidR="000C4646" w:rsidRDefault="000C4646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用户</w:t>
            </w:r>
            <w:r w:rsidR="002473AB">
              <w:rPr>
                <w:rFonts w:hint="eastAsia"/>
                <w:szCs w:val="18"/>
              </w:rPr>
              <w:t>选择支付方式：</w:t>
            </w:r>
          </w:p>
          <w:p w14:paraId="2DE37AE4" w14:textId="523233C6" w:rsidR="002473AB" w:rsidRDefault="002473AB" w:rsidP="00A80807">
            <w:pPr>
              <w:pStyle w:val="ac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支付宝支付：如需签约则显示支付宝签约弹窗，进入支付宝签约支付流程，无需签约则跳转至支付</w:t>
            </w:r>
            <w:proofErr w:type="gramStart"/>
            <w:r>
              <w:rPr>
                <w:rFonts w:hint="eastAsia"/>
                <w:szCs w:val="18"/>
              </w:rPr>
              <w:t>宝支付</w:t>
            </w:r>
            <w:proofErr w:type="gramEnd"/>
            <w:r>
              <w:rPr>
                <w:rFonts w:hint="eastAsia"/>
                <w:szCs w:val="18"/>
              </w:rPr>
              <w:t>页面；</w:t>
            </w:r>
          </w:p>
          <w:p w14:paraId="501CD1D6" w14:textId="23CAFFED" w:rsidR="002473AB" w:rsidRPr="002473AB" w:rsidRDefault="002473AB" w:rsidP="00A80807">
            <w:pPr>
              <w:pStyle w:val="ac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proofErr w:type="gramStart"/>
            <w:r>
              <w:rPr>
                <w:rFonts w:hint="eastAsia"/>
                <w:szCs w:val="18"/>
              </w:rPr>
              <w:t>微信支付</w:t>
            </w:r>
            <w:proofErr w:type="gramEnd"/>
            <w:r>
              <w:rPr>
                <w:rFonts w:hint="eastAsia"/>
                <w:szCs w:val="18"/>
              </w:rPr>
              <w:t>：如需签约则</w:t>
            </w:r>
            <w:proofErr w:type="gramStart"/>
            <w:r>
              <w:rPr>
                <w:rFonts w:hint="eastAsia"/>
                <w:szCs w:val="18"/>
              </w:rPr>
              <w:t>显示微信签约</w:t>
            </w:r>
            <w:proofErr w:type="gramEnd"/>
            <w:r>
              <w:rPr>
                <w:rFonts w:hint="eastAsia"/>
                <w:szCs w:val="18"/>
              </w:rPr>
              <w:t>弹窗，无需要签约则跳转至</w:t>
            </w:r>
            <w:proofErr w:type="gramStart"/>
            <w:r>
              <w:rPr>
                <w:rFonts w:hint="eastAsia"/>
                <w:szCs w:val="18"/>
              </w:rPr>
              <w:t>微信支付</w:t>
            </w:r>
            <w:proofErr w:type="gramEnd"/>
            <w:r>
              <w:rPr>
                <w:rFonts w:hint="eastAsia"/>
                <w:szCs w:val="18"/>
              </w:rPr>
              <w:t>页面。</w:t>
            </w:r>
            <w:proofErr w:type="gramStart"/>
            <w:r>
              <w:rPr>
                <w:rFonts w:hint="eastAsia"/>
                <w:szCs w:val="18"/>
              </w:rPr>
              <w:t>微信支付</w:t>
            </w:r>
            <w:proofErr w:type="gramEnd"/>
            <w:r>
              <w:rPr>
                <w:rFonts w:hint="eastAsia"/>
                <w:szCs w:val="18"/>
              </w:rPr>
              <w:t>时需要根据客户提交</w:t>
            </w:r>
            <w:r w:rsidR="00BF5746">
              <w:rPr>
                <w:rFonts w:hint="eastAsia"/>
                <w:szCs w:val="18"/>
              </w:rPr>
              <w:t>来源</w:t>
            </w:r>
            <w:r>
              <w:rPr>
                <w:rFonts w:hint="eastAsia"/>
                <w:szCs w:val="18"/>
              </w:rPr>
              <w:t>判断后续签约和支付方式。</w:t>
            </w:r>
            <w:r w:rsidR="00BF5746">
              <w:rPr>
                <w:rFonts w:hint="eastAsia"/>
                <w:szCs w:val="18"/>
              </w:rPr>
              <w:t>（</w:t>
            </w:r>
            <w:r w:rsidR="00BF5746" w:rsidRPr="00BF5746">
              <w:rPr>
                <w:rFonts w:hint="eastAsia"/>
                <w:szCs w:val="18"/>
              </w:rPr>
              <w:t>前端提供来源，后端根据来源判断签约流程和支付</w:t>
            </w:r>
            <w:r w:rsidR="00BF5746">
              <w:rPr>
                <w:rFonts w:hint="eastAsia"/>
                <w:szCs w:val="18"/>
              </w:rPr>
              <w:t>）</w:t>
            </w:r>
          </w:p>
          <w:p w14:paraId="47713587" w14:textId="77777777" w:rsidR="002473AB" w:rsidRDefault="002473AB" w:rsidP="00A80807">
            <w:pPr>
              <w:pStyle w:val="ac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银行卡支付：目前</w:t>
            </w:r>
            <w:proofErr w:type="gramStart"/>
            <w:r>
              <w:rPr>
                <w:rFonts w:hint="eastAsia"/>
                <w:szCs w:val="18"/>
              </w:rPr>
              <w:t>支持裸扣和</w:t>
            </w:r>
            <w:proofErr w:type="gramEnd"/>
            <w:r>
              <w:rPr>
                <w:rFonts w:hint="eastAsia"/>
                <w:szCs w:val="18"/>
              </w:rPr>
              <w:t>签约支付两种方式：</w:t>
            </w:r>
          </w:p>
          <w:p w14:paraId="287D2110" w14:textId="74E1E381" w:rsidR="002473AB" w:rsidRDefault="002473AB" w:rsidP="00A80807">
            <w:pPr>
              <w:pStyle w:val="ac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用户选择添加新卡支付时，进入银行卡录入页面，支持用户使用OCR</w:t>
            </w:r>
            <w:r w:rsidR="004701F4">
              <w:rPr>
                <w:rFonts w:hint="eastAsia"/>
                <w:szCs w:val="18"/>
              </w:rPr>
              <w:t>识别卡号和手工录入卡号，用户卡号识别成功/录入完成后，点击【提交卡号】，若当前银行卡需要签约，则根据签约模式展示对应的签约页面（签约模式：验证码签约、线下短信签约、H</w:t>
            </w:r>
            <w:r w:rsidR="004701F4">
              <w:rPr>
                <w:szCs w:val="18"/>
              </w:rPr>
              <w:t>5</w:t>
            </w:r>
            <w:r w:rsidR="004701F4">
              <w:rPr>
                <w:rFonts w:hint="eastAsia"/>
                <w:szCs w:val="18"/>
              </w:rPr>
              <w:t>签约）；若当前银行无需签约，则客户点击【确定】后，自动调用支付接口，进行支付。</w:t>
            </w:r>
          </w:p>
          <w:p w14:paraId="0DB491D1" w14:textId="19BFDF3B" w:rsidR="00BC0373" w:rsidRPr="00BC0373" w:rsidRDefault="004701F4" w:rsidP="00BC0373">
            <w:pPr>
              <w:pStyle w:val="ac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用户选择历史账户支付时，如需签约则跳转至对应的签约流程，若无需签约则可直接点击【确认支付】按钮，进行支付。</w:t>
            </w:r>
            <w:r w:rsidR="00106E62" w:rsidRPr="00BF5746">
              <w:rPr>
                <w:rFonts w:hint="eastAsia"/>
                <w:szCs w:val="18"/>
              </w:rPr>
              <w:t>若订单应付金额大于</w:t>
            </w:r>
            <w:r w:rsidR="00BF5746">
              <w:rPr>
                <w:rFonts w:hint="eastAsia"/>
                <w:szCs w:val="18"/>
              </w:rPr>
              <w:t>历史账户限额，则历史账户不显示。</w:t>
            </w:r>
            <w:r w:rsidR="00BF5746" w:rsidRPr="00BF5746">
              <w:rPr>
                <w:rFonts w:hint="eastAsia"/>
                <w:szCs w:val="18"/>
              </w:rPr>
              <w:t xml:space="preserve"> </w:t>
            </w:r>
          </w:p>
          <w:p w14:paraId="2B764831" w14:textId="77777777" w:rsidR="00306155" w:rsidRDefault="004701F4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点击【确认支付】，根据支付渠道返回的支付信息</w:t>
            </w:r>
            <w:r w:rsidR="00306155">
              <w:rPr>
                <w:rFonts w:hint="eastAsia"/>
                <w:szCs w:val="18"/>
              </w:rPr>
              <w:t>：</w:t>
            </w:r>
          </w:p>
          <w:p w14:paraId="1B2EB210" w14:textId="48274667" w:rsidR="000C4646" w:rsidRDefault="00306155" w:rsidP="00306155">
            <w:pPr>
              <w:pStyle w:val="ac"/>
              <w:numPr>
                <w:ilvl w:val="0"/>
                <w:numId w:val="17"/>
              </w:numPr>
              <w:ind w:firstLineChars="0"/>
              <w:rPr>
                <w:szCs w:val="18"/>
              </w:rPr>
            </w:pPr>
            <w:r w:rsidRPr="00306155">
              <w:rPr>
                <w:rFonts w:hint="eastAsia"/>
                <w:szCs w:val="18"/>
              </w:rPr>
              <w:t>支付成功</w:t>
            </w:r>
            <w:proofErr w:type="gramStart"/>
            <w:r>
              <w:rPr>
                <w:rFonts w:hint="eastAsia"/>
                <w:szCs w:val="18"/>
              </w:rPr>
              <w:t>则</w:t>
            </w:r>
            <w:r w:rsidRPr="00306155">
              <w:rPr>
                <w:rFonts w:hint="eastAsia"/>
                <w:szCs w:val="18"/>
              </w:rPr>
              <w:t>业务</w:t>
            </w:r>
            <w:proofErr w:type="gramEnd"/>
            <w:r w:rsidRPr="00306155">
              <w:rPr>
                <w:rFonts w:hint="eastAsia"/>
                <w:szCs w:val="18"/>
              </w:rPr>
              <w:t>系统返回跳转链接，则进入业务系统</w:t>
            </w:r>
            <w:r>
              <w:rPr>
                <w:rFonts w:hint="eastAsia"/>
                <w:szCs w:val="18"/>
              </w:rPr>
              <w:t>支付成功</w:t>
            </w:r>
            <w:r w:rsidRPr="00306155">
              <w:rPr>
                <w:rFonts w:hint="eastAsia"/>
                <w:szCs w:val="18"/>
              </w:rPr>
              <w:t>页面；如果业务系统未传入跳转链接，则进入收银台默认成功页面</w:t>
            </w:r>
            <w:r>
              <w:rPr>
                <w:rFonts w:hint="eastAsia"/>
                <w:szCs w:val="18"/>
              </w:rPr>
              <w:t>；</w:t>
            </w:r>
          </w:p>
          <w:p w14:paraId="40D8C67A" w14:textId="4D56C5A5" w:rsidR="00306155" w:rsidRPr="00E75627" w:rsidRDefault="00306155" w:rsidP="00306155">
            <w:pPr>
              <w:pStyle w:val="ac"/>
              <w:numPr>
                <w:ilvl w:val="0"/>
                <w:numId w:val="1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支付失败，则根据失败原因判断。若客户原因失败，则将失败原因返回到页面上，客户可以重新发起支付；若非客户原因失败，则提示用户“</w:t>
            </w:r>
            <w:r w:rsidRPr="009A18DF">
              <w:rPr>
                <w:rFonts w:hint="eastAsia"/>
              </w:rPr>
              <w:t>银行认证失败，</w:t>
            </w:r>
            <w:r w:rsidRPr="009A18DF">
              <w:t>您可联系云客服或拨打客服热线400-139-9990</w:t>
            </w:r>
            <w:r w:rsidRPr="009A18DF">
              <w:rPr>
                <w:rFonts w:hint="eastAsia"/>
              </w:rPr>
              <w:t>查询具体原因</w:t>
            </w:r>
            <w:r>
              <w:rPr>
                <w:rFonts w:hint="eastAsia"/>
                <w:szCs w:val="18"/>
              </w:rPr>
              <w:t>”。</w:t>
            </w:r>
          </w:p>
        </w:tc>
      </w:tr>
      <w:tr w:rsidR="000C4646" w:rsidRPr="009C58E3" w14:paraId="366EA369" w14:textId="77777777" w:rsidTr="007052AE">
        <w:trPr>
          <w:trHeight w:val="282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50BCCD5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分支流程描述</w:t>
            </w:r>
          </w:p>
        </w:tc>
        <w:tc>
          <w:tcPr>
            <w:tcW w:w="3807" w:type="pct"/>
            <w:shd w:val="clear" w:color="auto" w:fill="auto"/>
          </w:tcPr>
          <w:p w14:paraId="6E83F79D" w14:textId="77777777" w:rsidR="00473A21" w:rsidRDefault="00FF4605" w:rsidP="00473A21">
            <w:pPr>
              <w:pStyle w:val="ac"/>
              <w:numPr>
                <w:ilvl w:val="0"/>
                <w:numId w:val="15"/>
              </w:numPr>
              <w:ind w:firstLineChars="0"/>
              <w:rPr>
                <w:szCs w:val="18"/>
              </w:rPr>
            </w:pPr>
            <w:r w:rsidRPr="00473A21">
              <w:rPr>
                <w:rFonts w:hint="eastAsia"/>
                <w:szCs w:val="18"/>
              </w:rPr>
              <w:t>分流规则中若</w:t>
            </w:r>
            <w:proofErr w:type="gramStart"/>
            <w:r w:rsidRPr="00473A21">
              <w:rPr>
                <w:rFonts w:hint="eastAsia"/>
                <w:szCs w:val="18"/>
              </w:rPr>
              <w:t>无当前</w:t>
            </w:r>
            <w:proofErr w:type="gramEnd"/>
            <w:r w:rsidRPr="00473A21">
              <w:rPr>
                <w:rFonts w:hint="eastAsia"/>
                <w:szCs w:val="18"/>
              </w:rPr>
              <w:t>订单可用银行，</w:t>
            </w:r>
            <w:r w:rsidR="00BC0373" w:rsidRPr="00473A21">
              <w:rPr>
                <w:rFonts w:hint="eastAsia"/>
                <w:szCs w:val="18"/>
              </w:rPr>
              <w:t>或用户输入的银行卡超出我社限额，</w:t>
            </w:r>
            <w:r w:rsidRPr="00473A21">
              <w:rPr>
                <w:rFonts w:hint="eastAsia"/>
                <w:szCs w:val="18"/>
              </w:rPr>
              <w:t>则显示“线下转账”入口，用户选择线下转账</w:t>
            </w:r>
            <w:r w:rsidR="00CF516E" w:rsidRPr="00473A21">
              <w:rPr>
                <w:rFonts w:hint="eastAsia"/>
                <w:szCs w:val="18"/>
              </w:rPr>
              <w:t>后，显示我社的线下转账信息。</w:t>
            </w:r>
          </w:p>
          <w:p w14:paraId="5B35B507" w14:textId="2EB84173" w:rsidR="00FF4605" w:rsidRPr="00BF5746" w:rsidRDefault="00473A21" w:rsidP="00BF5746">
            <w:pPr>
              <w:pStyle w:val="ac"/>
              <w:numPr>
                <w:ilvl w:val="0"/>
                <w:numId w:val="15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若订单支付时间超时，则需要业务系统重新发起支付。业务系统的订单有效时间应大于收银台的支付有效时间。此处时效应满足：业务系统订单有效时间＞收银台订单支付时间＞支付渠道订单有效时间，避免出现客户订单失效但支付成功的场景。</w:t>
            </w:r>
          </w:p>
        </w:tc>
      </w:tr>
      <w:tr w:rsidR="000C4646" w:rsidRPr="009C58E3" w14:paraId="03F6CD27" w14:textId="77777777" w:rsidTr="007052AE">
        <w:trPr>
          <w:trHeight w:val="90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D7FD321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例外情况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异常流程</w:t>
            </w:r>
          </w:p>
        </w:tc>
        <w:tc>
          <w:tcPr>
            <w:tcW w:w="3807" w:type="pct"/>
            <w:shd w:val="clear" w:color="auto" w:fill="auto"/>
          </w:tcPr>
          <w:p w14:paraId="238AAEDC" w14:textId="790493FD" w:rsidR="000C4646" w:rsidRPr="00612078" w:rsidRDefault="00FF4605" w:rsidP="00A80807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612078">
              <w:rPr>
                <w:rFonts w:ascii="等线" w:eastAsia="等线" w:hAnsi="等线" w:hint="eastAsia"/>
                <w:szCs w:val="18"/>
              </w:rPr>
              <w:t>若因用户原因支付失败，则在页面上显示对应的失败原因，用户可以重新发起支付；</w:t>
            </w:r>
          </w:p>
          <w:p w14:paraId="420698C4" w14:textId="43654842" w:rsidR="00612078" w:rsidRDefault="00FF4605" w:rsidP="00A80807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612078">
              <w:rPr>
                <w:rFonts w:ascii="等线" w:eastAsia="等线" w:hAnsi="等线" w:hint="eastAsia"/>
                <w:szCs w:val="18"/>
              </w:rPr>
              <w:lastRenderedPageBreak/>
              <w:t>若因系统原因支付失败，则进入支付中间页面，提示客户“订单支付中”，避免客户重复支付，订单进入手工异常处理任务池</w:t>
            </w:r>
            <w:r w:rsidR="00612078">
              <w:rPr>
                <w:rFonts w:ascii="等线" w:eastAsia="等线" w:hAnsi="等线" w:hint="eastAsia"/>
                <w:szCs w:val="18"/>
              </w:rPr>
              <w:t>；</w:t>
            </w:r>
          </w:p>
          <w:p w14:paraId="558AD010" w14:textId="77777777" w:rsidR="00BF5746" w:rsidRDefault="00BF5746" w:rsidP="007052AE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若</w:t>
            </w:r>
            <w:proofErr w:type="gramStart"/>
            <w:r>
              <w:rPr>
                <w:rFonts w:ascii="等线" w:eastAsia="等线" w:hAnsi="等线" w:hint="eastAsia"/>
                <w:szCs w:val="18"/>
              </w:rPr>
              <w:t>用户勾选的</w:t>
            </w:r>
            <w:proofErr w:type="gramEnd"/>
            <w:r>
              <w:rPr>
                <w:rFonts w:ascii="等线" w:eastAsia="等线" w:hAnsi="等线" w:hint="eastAsia"/>
                <w:szCs w:val="18"/>
              </w:rPr>
              <w:t>历史账户未阅读授权文件，点击【确认支付】时则进入添加新卡页面，自动带出银行卡信息，并弹出授权文件，用户点击【已阅读】后，点击【确定】按钮，自动发起支付；</w:t>
            </w:r>
          </w:p>
          <w:p w14:paraId="0CE7E576" w14:textId="77777777" w:rsidR="00BF5746" w:rsidRDefault="00BF5746" w:rsidP="007052AE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若</w:t>
            </w:r>
            <w:proofErr w:type="gramStart"/>
            <w:r>
              <w:rPr>
                <w:rFonts w:ascii="等线" w:eastAsia="等线" w:hAnsi="等线" w:hint="eastAsia"/>
                <w:szCs w:val="18"/>
              </w:rPr>
              <w:t>用户勾选的</w:t>
            </w:r>
            <w:proofErr w:type="gramEnd"/>
            <w:r>
              <w:rPr>
                <w:rFonts w:ascii="等线" w:eastAsia="等线" w:hAnsi="等线" w:hint="eastAsia"/>
                <w:szCs w:val="18"/>
              </w:rPr>
              <w:t>历史账户未签约，点击【确认支付】按钮后，</w:t>
            </w:r>
            <w:r w:rsidR="00306155">
              <w:rPr>
                <w:rFonts w:ascii="等线" w:eastAsia="等线" w:hAnsi="等线" w:hint="eastAsia"/>
                <w:szCs w:val="18"/>
              </w:rPr>
              <w:t>进入添加新卡页面，并带出签约信息，用户可在页面上完成签约流程；</w:t>
            </w:r>
          </w:p>
          <w:p w14:paraId="381475C5" w14:textId="0F4B2FB5" w:rsidR="00306155" w:rsidRPr="00306155" w:rsidRDefault="00306155" w:rsidP="00306155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招商银行为批量代扣，订单提交支付后，提示客户“订单支付中”。</w:t>
            </w:r>
          </w:p>
        </w:tc>
      </w:tr>
      <w:tr w:rsidR="000C4646" w:rsidRPr="009C58E3" w14:paraId="4F6C5985" w14:textId="77777777" w:rsidTr="007052AE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2E2908B1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lastRenderedPageBreak/>
              <w:t>业务状态描述</w:t>
            </w:r>
          </w:p>
        </w:tc>
        <w:tc>
          <w:tcPr>
            <w:tcW w:w="3807" w:type="pct"/>
            <w:shd w:val="clear" w:color="auto" w:fill="auto"/>
          </w:tcPr>
          <w:p w14:paraId="773F38A0" w14:textId="77777777" w:rsidR="000C4646" w:rsidRPr="009C58E3" w:rsidRDefault="000C4646" w:rsidP="007052AE">
            <w:pPr>
              <w:rPr>
                <w:szCs w:val="18"/>
              </w:rPr>
            </w:pPr>
            <w:r w:rsidRPr="00D3472B">
              <w:rPr>
                <w:rFonts w:ascii="等线" w:eastAsia="等线" w:hAnsi="等线" w:hint="eastAsia"/>
                <w:szCs w:val="18"/>
              </w:rPr>
              <w:t>订单支付状态更新和支付异常处理同现有逻辑；</w:t>
            </w:r>
          </w:p>
        </w:tc>
      </w:tr>
    </w:tbl>
    <w:p w14:paraId="45675127" w14:textId="78E0E6F6" w:rsidR="00442ECF" w:rsidRDefault="00442ECF" w:rsidP="00442ECF">
      <w:pPr>
        <w:pStyle w:val="3"/>
      </w:pPr>
      <w:r>
        <w:rPr>
          <w:rFonts w:hint="eastAsia"/>
        </w:rPr>
        <w:t>页面原型</w:t>
      </w:r>
    </w:p>
    <w:p w14:paraId="1D549411" w14:textId="6E561D49" w:rsidR="003F60F3" w:rsidRDefault="00AF2DB8" w:rsidP="004C1624">
      <w:pPr>
        <w:rPr>
          <w:noProof/>
        </w:rPr>
      </w:pPr>
      <w:r w:rsidRPr="00AF2DB8">
        <w:rPr>
          <w:noProof/>
        </w:rPr>
        <w:t xml:space="preserve"> </w:t>
      </w:r>
      <w:r w:rsidR="003E7683">
        <w:rPr>
          <w:noProof/>
        </w:rPr>
        <w:drawing>
          <wp:inline distT="0" distB="0" distL="0" distR="0" wp14:anchorId="78AE7DEA" wp14:editId="7DAC4B17">
            <wp:extent cx="5143875" cy="34172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858" cy="34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DB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6E687A" wp14:editId="68A6AB86">
            <wp:extent cx="5062855" cy="3400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4633" cy="34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D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3D4F7" wp14:editId="244ED660">
            <wp:extent cx="4778992" cy="30776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361" cy="30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FF0" w14:textId="4636FBD6" w:rsidR="00AF2DB8" w:rsidRPr="000C4646" w:rsidRDefault="00AF2DB8" w:rsidP="004C1624">
      <w:r>
        <w:rPr>
          <w:noProof/>
        </w:rPr>
        <w:lastRenderedPageBreak/>
        <w:drawing>
          <wp:inline distT="0" distB="0" distL="0" distR="0" wp14:anchorId="46680B98" wp14:editId="2203EF14">
            <wp:extent cx="4832525" cy="32808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32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96E8" w14:textId="158916D8" w:rsidR="00442ECF" w:rsidRDefault="00442ECF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续期</w:t>
      </w:r>
    </w:p>
    <w:p w14:paraId="473E1843" w14:textId="770BB8A0" w:rsidR="00442ECF" w:rsidRPr="00442ECF" w:rsidRDefault="003E7683" w:rsidP="00442ECF">
      <w:r>
        <w:rPr>
          <w:rFonts w:hint="eastAsia"/>
        </w:rPr>
        <w:t>详见续期在线交费需求。</w:t>
      </w:r>
    </w:p>
    <w:p w14:paraId="4D0A3F9C" w14:textId="1D3726F4" w:rsidR="00442ECF" w:rsidRPr="00442ECF" w:rsidRDefault="00442ECF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保全</w:t>
      </w:r>
    </w:p>
    <w:p w14:paraId="124995C5" w14:textId="3A87926E" w:rsidR="006C02C6" w:rsidRDefault="00442ECF" w:rsidP="004C1624">
      <w:r>
        <w:rPr>
          <w:rFonts w:hint="eastAsia"/>
        </w:rPr>
        <w:t>暂无</w:t>
      </w:r>
    </w:p>
    <w:p w14:paraId="467106E1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 xml:space="preserve">【非功能需求】 </w:t>
      </w:r>
    </w:p>
    <w:p w14:paraId="7921CDA9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数据统计需求</w:t>
      </w:r>
    </w:p>
    <w:p w14:paraId="541B1BF9" w14:textId="2F0D0A02" w:rsidR="00AA3553" w:rsidRDefault="00AA3553" w:rsidP="00AA3553">
      <w:pPr>
        <w:ind w:firstLine="360"/>
      </w:pPr>
      <w:r>
        <w:rPr>
          <w:rFonts w:hint="eastAsia"/>
        </w:rPr>
        <w:t>针对收银台进行埋</w:t>
      </w:r>
      <w:proofErr w:type="gramStart"/>
      <w:r>
        <w:rPr>
          <w:rFonts w:hint="eastAsia"/>
        </w:rPr>
        <w:t>点数据</w:t>
      </w:r>
      <w:proofErr w:type="gramEnd"/>
      <w:r>
        <w:rPr>
          <w:rFonts w:hint="eastAsia"/>
        </w:rPr>
        <w:t>通知，埋</w:t>
      </w:r>
      <w:proofErr w:type="gramStart"/>
      <w:r>
        <w:rPr>
          <w:rFonts w:hint="eastAsia"/>
        </w:rPr>
        <w:t>点统计</w:t>
      </w:r>
      <w:proofErr w:type="gramEnd"/>
      <w:r>
        <w:rPr>
          <w:rFonts w:hint="eastAsia"/>
        </w:rPr>
        <w:t>如下：</w:t>
      </w:r>
    </w:p>
    <w:p w14:paraId="3EF4D91F" w14:textId="5F4512E7" w:rsidR="00AA3553" w:rsidRDefault="00AA3553" w:rsidP="00AA3553">
      <w:pPr>
        <w:numPr>
          <w:ilvl w:val="0"/>
          <w:numId w:val="12"/>
        </w:numPr>
        <w:ind w:firstLineChars="200" w:firstLine="420"/>
      </w:pPr>
      <w:r>
        <w:rPr>
          <w:rFonts w:hint="eastAsia"/>
        </w:rPr>
        <w:t>页面埋</w:t>
      </w:r>
      <w:proofErr w:type="gramStart"/>
      <w:r>
        <w:rPr>
          <w:rFonts w:hint="eastAsia"/>
        </w:rPr>
        <w:t>点统计</w:t>
      </w:r>
      <w:proofErr w:type="gramEnd"/>
      <w:r>
        <w:t>PV</w:t>
      </w:r>
      <w:r>
        <w:rPr>
          <w:rFonts w:hint="eastAsia"/>
        </w:rPr>
        <w:t>和</w:t>
      </w:r>
      <w:r>
        <w:t>UV</w:t>
      </w:r>
      <w:r>
        <w:rPr>
          <w:rFonts w:hint="eastAsia"/>
        </w:rPr>
        <w:t>统计：支付方式点击、新增账户（添加银行卡、扫描、卡号录入、开户银行、手机号码、勾选授权书、【确定】）、【确认支付】</w:t>
      </w:r>
    </w:p>
    <w:p w14:paraId="2AE5FFAC" w14:textId="2515589A" w:rsidR="00AA3553" w:rsidRDefault="00AA3553" w:rsidP="00AA3553">
      <w:pPr>
        <w:numPr>
          <w:ilvl w:val="0"/>
          <w:numId w:val="12"/>
        </w:numPr>
        <w:ind w:firstLineChars="200" w:firstLine="420"/>
      </w:pPr>
      <w:r>
        <w:rPr>
          <w:rFonts w:hint="eastAsia"/>
        </w:rPr>
        <w:t>不同支付方式使用率统计：支付宝/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/银行卡（区分银行）支付成功统计；</w:t>
      </w:r>
    </w:p>
    <w:p w14:paraId="70213FAD" w14:textId="5F36ADAA" w:rsidR="00AA3553" w:rsidRDefault="00AA3553" w:rsidP="00AA3553">
      <w:pPr>
        <w:numPr>
          <w:ilvl w:val="0"/>
          <w:numId w:val="12"/>
        </w:numPr>
        <w:ind w:firstLineChars="200" w:firstLine="420"/>
      </w:pPr>
      <w:r>
        <w:rPr>
          <w:rFonts w:hint="eastAsia"/>
        </w:rPr>
        <w:t>页面支付时间统计。</w:t>
      </w:r>
    </w:p>
    <w:p w14:paraId="4694C3D6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数据安全需求</w:t>
      </w:r>
    </w:p>
    <w:p w14:paraId="5429C979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622313E7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性能需求</w:t>
      </w:r>
    </w:p>
    <w:p w14:paraId="76BF62CD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273E432B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其他非功能需求</w:t>
      </w:r>
    </w:p>
    <w:p w14:paraId="1AA3834B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0DF09058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【权限说明】</w:t>
      </w:r>
    </w:p>
    <w:p w14:paraId="60DE2701" w14:textId="77777777" w:rsidR="00AA3553" w:rsidRDefault="00AA3553" w:rsidP="00AA3553">
      <w:pPr>
        <w:ind w:firstLine="360"/>
      </w:pPr>
    </w:p>
    <w:p w14:paraId="458B438E" w14:textId="77777777" w:rsidR="00AA3553" w:rsidRDefault="00AA3553" w:rsidP="00AA3553">
      <w:pPr>
        <w:ind w:firstLine="360"/>
      </w:pPr>
    </w:p>
    <w:p w14:paraId="0AAB7189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【关键测试点】</w:t>
      </w:r>
    </w:p>
    <w:tbl>
      <w:tblPr>
        <w:tblStyle w:val="a5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184"/>
        <w:gridCol w:w="2027"/>
        <w:gridCol w:w="2027"/>
        <w:gridCol w:w="3284"/>
      </w:tblGrid>
      <w:tr w:rsidR="00AA3553" w14:paraId="1B26DC6A" w14:textId="77777777" w:rsidTr="007052AE">
        <w:trPr>
          <w:jc w:val="center"/>
        </w:trPr>
        <w:tc>
          <w:tcPr>
            <w:tcW w:w="1184" w:type="dxa"/>
            <w:shd w:val="clear" w:color="auto" w:fill="8EAADB" w:themeFill="accent1" w:themeFillTint="99"/>
          </w:tcPr>
          <w:p w14:paraId="6E2F4B2A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27" w:type="dxa"/>
            <w:shd w:val="clear" w:color="auto" w:fill="8EAADB" w:themeFill="accent1" w:themeFillTint="99"/>
          </w:tcPr>
          <w:p w14:paraId="27638584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2027" w:type="dxa"/>
            <w:shd w:val="clear" w:color="auto" w:fill="8EAADB" w:themeFill="accent1" w:themeFillTint="99"/>
          </w:tcPr>
          <w:p w14:paraId="3005EB27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3284" w:type="dxa"/>
            <w:shd w:val="clear" w:color="auto" w:fill="8EAADB" w:themeFill="accent1" w:themeFillTint="99"/>
          </w:tcPr>
          <w:p w14:paraId="6E1AF49B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</w:tr>
      <w:tr w:rsidR="00AA3553" w14:paraId="273BAE46" w14:textId="77777777" w:rsidTr="007052AE">
        <w:trPr>
          <w:jc w:val="center"/>
        </w:trPr>
        <w:tc>
          <w:tcPr>
            <w:tcW w:w="1184" w:type="dxa"/>
            <w:vAlign w:val="center"/>
          </w:tcPr>
          <w:p w14:paraId="3CE29CF5" w14:textId="77777777" w:rsidR="00AA3553" w:rsidRDefault="00AA3553" w:rsidP="007052AE"/>
        </w:tc>
        <w:tc>
          <w:tcPr>
            <w:tcW w:w="2027" w:type="dxa"/>
          </w:tcPr>
          <w:p w14:paraId="5CAC43A9" w14:textId="77777777" w:rsidR="00AA3553" w:rsidRDefault="00AA3553" w:rsidP="00AA3553">
            <w:pPr>
              <w:pStyle w:val="ac"/>
              <w:numPr>
                <w:ilvl w:val="0"/>
                <w:numId w:val="13"/>
              </w:numPr>
              <w:ind w:firstLineChars="0"/>
            </w:pPr>
          </w:p>
        </w:tc>
        <w:tc>
          <w:tcPr>
            <w:tcW w:w="2027" w:type="dxa"/>
          </w:tcPr>
          <w:p w14:paraId="57AC905F" w14:textId="77777777" w:rsidR="00AA3553" w:rsidRDefault="00AA3553" w:rsidP="00AA3553">
            <w:pPr>
              <w:pStyle w:val="ac"/>
              <w:numPr>
                <w:ilvl w:val="0"/>
                <w:numId w:val="13"/>
              </w:numPr>
              <w:ind w:firstLineChars="0"/>
            </w:pPr>
          </w:p>
        </w:tc>
        <w:tc>
          <w:tcPr>
            <w:tcW w:w="3284" w:type="dxa"/>
          </w:tcPr>
          <w:p w14:paraId="122B6E85" w14:textId="77777777" w:rsidR="00AA3553" w:rsidRDefault="00AA3553" w:rsidP="00AA3553">
            <w:pPr>
              <w:pStyle w:val="ac"/>
              <w:numPr>
                <w:ilvl w:val="0"/>
                <w:numId w:val="14"/>
              </w:numPr>
              <w:ind w:firstLineChars="0"/>
            </w:pPr>
          </w:p>
        </w:tc>
      </w:tr>
    </w:tbl>
    <w:p w14:paraId="3799719F" w14:textId="77777777" w:rsidR="00AA3553" w:rsidRDefault="00AA3553" w:rsidP="00AA3553">
      <w:pPr>
        <w:ind w:firstLine="360"/>
      </w:pPr>
    </w:p>
    <w:p w14:paraId="14A8B176" w14:textId="77777777" w:rsidR="00AA3553" w:rsidRDefault="00AA3553" w:rsidP="00AA3553">
      <w:pPr>
        <w:pStyle w:val="1"/>
        <w:numPr>
          <w:ilvl w:val="0"/>
          <w:numId w:val="3"/>
        </w:numPr>
      </w:pPr>
      <w:bookmarkStart w:id="19" w:name="_Toc510951156"/>
      <w:r>
        <w:rPr>
          <w:rFonts w:hint="eastAsia"/>
        </w:rPr>
        <w:t>【风险</w:t>
      </w:r>
      <w:bookmarkEnd w:id="19"/>
      <w:r>
        <w:rPr>
          <w:rFonts w:hint="eastAsia"/>
        </w:rPr>
        <w:t>点、除外条件及应对】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2993"/>
        <w:gridCol w:w="3436"/>
      </w:tblGrid>
      <w:tr w:rsidR="00AA3553" w14:paraId="48C1F968" w14:textId="77777777" w:rsidTr="007052AE">
        <w:tc>
          <w:tcPr>
            <w:tcW w:w="2093" w:type="dxa"/>
            <w:shd w:val="clear" w:color="auto" w:fill="8EAADB" w:themeFill="accent1" w:themeFillTint="99"/>
          </w:tcPr>
          <w:p w14:paraId="26ACC766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风险点</w:t>
            </w:r>
            <w:r>
              <w:t>/</w:t>
            </w:r>
            <w:r>
              <w:rPr>
                <w:rFonts w:hint="eastAsia"/>
              </w:rPr>
              <w:t>除外条件</w:t>
            </w:r>
          </w:p>
        </w:tc>
        <w:tc>
          <w:tcPr>
            <w:tcW w:w="2993" w:type="dxa"/>
            <w:shd w:val="clear" w:color="auto" w:fill="8EAADB" w:themeFill="accent1" w:themeFillTint="99"/>
          </w:tcPr>
          <w:p w14:paraId="4D6A4B20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影响范围</w:t>
            </w:r>
          </w:p>
        </w:tc>
        <w:tc>
          <w:tcPr>
            <w:tcW w:w="3436" w:type="dxa"/>
            <w:shd w:val="clear" w:color="auto" w:fill="8EAADB" w:themeFill="accent1" w:themeFillTint="99"/>
          </w:tcPr>
          <w:p w14:paraId="01D0F7E0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应对方案</w:t>
            </w:r>
          </w:p>
        </w:tc>
      </w:tr>
      <w:tr w:rsidR="00AA3553" w14:paraId="714F885F" w14:textId="77777777" w:rsidTr="007052AE">
        <w:tc>
          <w:tcPr>
            <w:tcW w:w="2093" w:type="dxa"/>
          </w:tcPr>
          <w:p w14:paraId="5489EAFE" w14:textId="77777777" w:rsidR="00AA3553" w:rsidRDefault="00AA3553" w:rsidP="007052AE"/>
        </w:tc>
        <w:tc>
          <w:tcPr>
            <w:tcW w:w="2993" w:type="dxa"/>
          </w:tcPr>
          <w:p w14:paraId="4A08E572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525711B7" w14:textId="77777777" w:rsidR="00AA3553" w:rsidRDefault="00AA3553" w:rsidP="007052AE">
            <w:pPr>
              <w:ind w:firstLine="360"/>
            </w:pPr>
          </w:p>
        </w:tc>
      </w:tr>
      <w:tr w:rsidR="00AA3553" w14:paraId="11AA433A" w14:textId="77777777" w:rsidTr="007052AE">
        <w:tc>
          <w:tcPr>
            <w:tcW w:w="2093" w:type="dxa"/>
          </w:tcPr>
          <w:p w14:paraId="132F9E20" w14:textId="77777777" w:rsidR="00AA3553" w:rsidRDefault="00AA3553" w:rsidP="007052AE"/>
        </w:tc>
        <w:tc>
          <w:tcPr>
            <w:tcW w:w="2993" w:type="dxa"/>
          </w:tcPr>
          <w:p w14:paraId="24D1DD9C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222F750D" w14:textId="77777777" w:rsidR="00AA3553" w:rsidRDefault="00AA3553" w:rsidP="007052AE">
            <w:pPr>
              <w:ind w:firstLine="360"/>
            </w:pPr>
          </w:p>
        </w:tc>
      </w:tr>
      <w:tr w:rsidR="00AA3553" w14:paraId="78DE7856" w14:textId="77777777" w:rsidTr="007052AE">
        <w:tc>
          <w:tcPr>
            <w:tcW w:w="2093" w:type="dxa"/>
          </w:tcPr>
          <w:p w14:paraId="4BE1B0D5" w14:textId="77777777" w:rsidR="00AA3553" w:rsidRDefault="00AA3553" w:rsidP="007052AE"/>
        </w:tc>
        <w:tc>
          <w:tcPr>
            <w:tcW w:w="2993" w:type="dxa"/>
          </w:tcPr>
          <w:p w14:paraId="2C49AE07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21A6036F" w14:textId="77777777" w:rsidR="00AA3553" w:rsidRDefault="00AA3553" w:rsidP="007052AE">
            <w:pPr>
              <w:ind w:firstLine="360"/>
            </w:pPr>
          </w:p>
        </w:tc>
      </w:tr>
    </w:tbl>
    <w:p w14:paraId="09BB723B" w14:textId="77777777" w:rsidR="00AA3553" w:rsidRDefault="00AA3553" w:rsidP="00AA3553">
      <w:pPr>
        <w:ind w:firstLine="360"/>
      </w:pPr>
    </w:p>
    <w:p w14:paraId="771A05FD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【相关文档】</w:t>
      </w:r>
    </w:p>
    <w:p w14:paraId="0566039C" w14:textId="43907AB9" w:rsidR="00BB20E6" w:rsidRDefault="00BB20E6" w:rsidP="00AA3553">
      <w:pPr>
        <w:ind w:firstLine="360"/>
        <w:rPr>
          <w:ins w:id="20" w:author="aprils" w:date="2021-06-21T10:38:00Z"/>
        </w:rPr>
      </w:pPr>
      <w:ins w:id="21" w:author="aprils" w:date="2021-06-21T10:38:00Z">
        <w:r>
          <w:rPr>
            <w:rFonts w:hint="eastAsia"/>
          </w:rPr>
          <w:t>签约涉及文档：</w:t>
        </w:r>
      </w:ins>
    </w:p>
    <w:p w14:paraId="3C64C2D5" w14:textId="0F9294E0" w:rsidR="00AA3553" w:rsidRDefault="001111D9" w:rsidP="00AA3553">
      <w:pPr>
        <w:ind w:firstLine="360"/>
        <w:rPr>
          <w:ins w:id="22" w:author="aprils" w:date="2021-06-21T10:01:00Z"/>
        </w:rPr>
      </w:pPr>
      <w:ins w:id="23" w:author="aprils" w:date="2021-06-21T10:01:00Z">
        <w:r>
          <w:rPr>
            <w:rFonts w:hint="eastAsia"/>
          </w:rPr>
          <w:t>支付宝签约：</w:t>
        </w:r>
      </w:ins>
      <w:ins w:id="24" w:author="aprils" w:date="2021-06-21T10:32:00Z">
        <w:r w:rsidR="00D45331" w:rsidRPr="00D45331">
          <w:t>https://trustlife.yuque.com/uzgbot/dd7hkh/uto4bc</w:t>
        </w:r>
      </w:ins>
    </w:p>
    <w:p w14:paraId="31A3939A" w14:textId="79A71CB1" w:rsidR="001111D9" w:rsidRDefault="001111D9" w:rsidP="00AA3553">
      <w:pPr>
        <w:ind w:firstLine="360"/>
        <w:rPr>
          <w:ins w:id="25" w:author="aprils" w:date="2021-06-21T10:01:00Z"/>
        </w:rPr>
      </w:pPr>
      <w:ins w:id="26" w:author="aprils" w:date="2021-06-21T10:01:00Z">
        <w:r>
          <w:rPr>
            <w:rFonts w:hint="eastAsia"/>
          </w:rPr>
          <w:t>招行直</w:t>
        </w:r>
      </w:ins>
      <w:ins w:id="27" w:author="aprils" w:date="2021-06-21T10:38:00Z">
        <w:r w:rsidR="00BB20E6">
          <w:rPr>
            <w:rFonts w:hint="eastAsia"/>
          </w:rPr>
          <w:t>联</w:t>
        </w:r>
      </w:ins>
      <w:ins w:id="28" w:author="aprils" w:date="2021-06-21T10:01:00Z">
        <w:r>
          <w:rPr>
            <w:rFonts w:hint="eastAsia"/>
          </w:rPr>
          <w:t>签约：</w:t>
        </w:r>
      </w:ins>
      <w:ins w:id="29" w:author="aprils" w:date="2021-06-21T10:38:00Z">
        <w:r w:rsidR="00BB20E6" w:rsidRPr="00BB20E6">
          <w:t>https://trustlife.yuque.com/uzgbot/dd7hkh/dbu4ki</w:t>
        </w:r>
      </w:ins>
    </w:p>
    <w:p w14:paraId="33EB55BB" w14:textId="1820B716" w:rsidR="001111D9" w:rsidRDefault="001111D9" w:rsidP="00AA3553">
      <w:pPr>
        <w:ind w:firstLine="360"/>
        <w:rPr>
          <w:ins w:id="30" w:author="aprils" w:date="2021-06-21T10:01:00Z"/>
        </w:rPr>
      </w:pPr>
      <w:ins w:id="31" w:author="aprils" w:date="2021-06-21T10:01:00Z">
        <w:r>
          <w:rPr>
            <w:rFonts w:hint="eastAsia"/>
          </w:rPr>
          <w:t>兴业签约：</w:t>
        </w:r>
      </w:ins>
      <w:ins w:id="32" w:author="aprils" w:date="2021-06-21T10:37:00Z">
        <w:r w:rsidR="00BB20E6" w:rsidRPr="00BB20E6">
          <w:t>https://trustlife.yuque.com/uzgbot/dd7hkh/uyfy9g</w:t>
        </w:r>
      </w:ins>
    </w:p>
    <w:p w14:paraId="1CDED29E" w14:textId="24E72A32" w:rsidR="001111D9" w:rsidRDefault="001111D9" w:rsidP="00AA3553">
      <w:pPr>
        <w:ind w:firstLine="360"/>
        <w:rPr>
          <w:ins w:id="33" w:author="aprils" w:date="2021-06-21T10:01:00Z"/>
        </w:rPr>
      </w:pPr>
      <w:proofErr w:type="gramStart"/>
      <w:ins w:id="34" w:author="aprils" w:date="2021-06-21T10:01:00Z">
        <w:r>
          <w:rPr>
            <w:rFonts w:hint="eastAsia"/>
          </w:rPr>
          <w:t>微信签约</w:t>
        </w:r>
        <w:proofErr w:type="gramEnd"/>
        <w:r>
          <w:rPr>
            <w:rFonts w:hint="eastAsia"/>
          </w:rPr>
          <w:t>：</w:t>
        </w:r>
      </w:ins>
      <w:ins w:id="35" w:author="aprils" w:date="2021-06-21T10:37:00Z">
        <w:r w:rsidR="00BB20E6" w:rsidRPr="00BB20E6">
          <w:t>https://trustlife.yuque.com/uzgbot/dd7hkh/xzgac4</w:t>
        </w:r>
      </w:ins>
    </w:p>
    <w:p w14:paraId="51B69F56" w14:textId="637C461F" w:rsidR="001111D9" w:rsidRDefault="001111D9" w:rsidP="00AA3553">
      <w:pPr>
        <w:ind w:firstLine="360"/>
        <w:rPr>
          <w:ins w:id="36" w:author="aprils" w:date="2021-06-21T10:01:00Z"/>
        </w:rPr>
      </w:pPr>
      <w:proofErr w:type="gramStart"/>
      <w:ins w:id="37" w:author="aprils" w:date="2021-06-21T10:01:00Z">
        <w:r>
          <w:rPr>
            <w:rFonts w:hint="eastAsia"/>
          </w:rPr>
          <w:t>保融签约</w:t>
        </w:r>
        <w:proofErr w:type="gramEnd"/>
        <w:r>
          <w:rPr>
            <w:rFonts w:hint="eastAsia"/>
          </w:rPr>
          <w:t>：</w:t>
        </w:r>
      </w:ins>
      <w:ins w:id="38" w:author="aprils" w:date="2021-06-21T10:37:00Z">
        <w:r w:rsidR="00BB20E6" w:rsidRPr="00BB20E6">
          <w:t>https://trustlife.yuque.com/uzgbot/dd7hkh/euc7y9</w:t>
        </w:r>
      </w:ins>
    </w:p>
    <w:p w14:paraId="1CA67CBC" w14:textId="351FDA4B" w:rsidR="001111D9" w:rsidRDefault="001111D9" w:rsidP="00AA3553">
      <w:pPr>
        <w:ind w:firstLine="360"/>
        <w:rPr>
          <w:rFonts w:hint="eastAsia"/>
        </w:rPr>
      </w:pPr>
      <w:ins w:id="39" w:author="aprils" w:date="2021-06-21T10:01:00Z">
        <w:r>
          <w:rPr>
            <w:rFonts w:hint="eastAsia"/>
          </w:rPr>
          <w:t>通联签约：</w:t>
        </w:r>
      </w:ins>
      <w:ins w:id="40" w:author="aprils" w:date="2021-06-21T10:37:00Z">
        <w:r w:rsidR="00BB20E6" w:rsidRPr="00BB20E6">
          <w:t>https://trustlife.yuque.com/uzgbot/dd7hkh/euc7y9</w:t>
        </w:r>
      </w:ins>
    </w:p>
    <w:p w14:paraId="1D404D81" w14:textId="381EBED8" w:rsidR="001111D9" w:rsidRDefault="001111D9" w:rsidP="001111D9">
      <w:pPr>
        <w:ind w:firstLine="360"/>
        <w:rPr>
          <w:ins w:id="41" w:author="aprils" w:date="2021-06-21T10:01:00Z"/>
        </w:rPr>
      </w:pPr>
      <w:ins w:id="42" w:author="aprils" w:date="2021-06-21T10:01:00Z">
        <w:r>
          <w:rPr>
            <w:rFonts w:hint="eastAsia"/>
          </w:rPr>
          <w:t>保银通签约：</w:t>
        </w:r>
      </w:ins>
      <w:ins w:id="43" w:author="aprils" w:date="2021-06-21T10:34:00Z">
        <w:r w:rsidR="00BB20E6" w:rsidRPr="00BB20E6">
          <w:t>https://trustlife.yuque.com/uzgbot/dd7hkh/np97df</w:t>
        </w:r>
      </w:ins>
    </w:p>
    <w:p w14:paraId="00932C0A" w14:textId="77777777" w:rsidR="00AA3553" w:rsidRDefault="00AA3553" w:rsidP="00AA3553">
      <w:pPr>
        <w:ind w:firstLine="360"/>
      </w:pPr>
    </w:p>
    <w:p w14:paraId="7E0950E3" w14:textId="77777777" w:rsidR="00AA3553" w:rsidRPr="004C1624" w:rsidRDefault="00AA3553" w:rsidP="004C1624"/>
    <w:sectPr w:rsidR="00AA3553" w:rsidRPr="004C16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aprils" w:date="2021-05-25T10:55:00Z" w:initials="A">
    <w:p w14:paraId="4E38F400" w14:textId="77777777" w:rsidR="003E7683" w:rsidRDefault="009A6224" w:rsidP="00F1499D">
      <w:pPr>
        <w:pStyle w:val="af1"/>
      </w:pPr>
      <w:r>
        <w:rPr>
          <w:rStyle w:val="af9"/>
        </w:rPr>
        <w:annotationRef/>
      </w:r>
      <w:r w:rsidR="003E7683">
        <w:t>ecif是否做了银行账户信息，有无统一管理。历史账户信息是否可以从ecif管理，需要开发确认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E38F4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75606" w16cex:dateUtc="2021-05-25T02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E38F400" w16cid:durableId="2457560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E624A" w14:textId="77777777" w:rsidR="00124DB4" w:rsidRDefault="00124DB4" w:rsidP="006D1C18">
      <w:r>
        <w:separator/>
      </w:r>
    </w:p>
  </w:endnote>
  <w:endnote w:type="continuationSeparator" w:id="0">
    <w:p w14:paraId="2E2DFBAE" w14:textId="77777777" w:rsidR="00124DB4" w:rsidRDefault="00124DB4" w:rsidP="006D1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87572" w14:textId="77777777" w:rsidR="00124DB4" w:rsidRDefault="00124DB4" w:rsidP="006D1C18">
      <w:r>
        <w:separator/>
      </w:r>
    </w:p>
  </w:footnote>
  <w:footnote w:type="continuationSeparator" w:id="0">
    <w:p w14:paraId="753CCB2E" w14:textId="77777777" w:rsidR="00124DB4" w:rsidRDefault="00124DB4" w:rsidP="006D1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7EDB"/>
    <w:multiLevelType w:val="hybridMultilevel"/>
    <w:tmpl w:val="3B48A66E"/>
    <w:lvl w:ilvl="0" w:tplc="EC16AA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B663A1"/>
    <w:multiLevelType w:val="hybridMultilevel"/>
    <w:tmpl w:val="C6EE56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9957E7"/>
    <w:multiLevelType w:val="hybridMultilevel"/>
    <w:tmpl w:val="F5927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F64E1F"/>
    <w:multiLevelType w:val="hybridMultilevel"/>
    <w:tmpl w:val="8340D3D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20D5A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0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9506881"/>
    <w:multiLevelType w:val="multilevel"/>
    <w:tmpl w:val="39506881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F9858A7"/>
    <w:multiLevelType w:val="multilevel"/>
    <w:tmpl w:val="3F9858A7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2B73974"/>
    <w:multiLevelType w:val="hybridMultilevel"/>
    <w:tmpl w:val="BA340C74"/>
    <w:lvl w:ilvl="0" w:tplc="0409000F">
      <w:start w:val="1"/>
      <w:numFmt w:val="decimal"/>
      <w:lvlText w:val="%1.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8" w15:restartNumberingAfterBreak="0">
    <w:nsid w:val="43A5478E"/>
    <w:multiLevelType w:val="hybridMultilevel"/>
    <w:tmpl w:val="A4D4C5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1A7C69"/>
    <w:multiLevelType w:val="hybridMultilevel"/>
    <w:tmpl w:val="4FC22A52"/>
    <w:lvl w:ilvl="0" w:tplc="04090011">
      <w:start w:val="1"/>
      <w:numFmt w:val="decimal"/>
      <w:lvlText w:val="%1)"/>
      <w:lvlJc w:val="left"/>
      <w:pPr>
        <w:ind w:left="1256" w:hanging="420"/>
      </w:pPr>
    </w:lvl>
    <w:lvl w:ilvl="1" w:tplc="04090019" w:tentative="1">
      <w:start w:val="1"/>
      <w:numFmt w:val="lowerLetter"/>
      <w:lvlText w:val="%2)"/>
      <w:lvlJc w:val="left"/>
      <w:pPr>
        <w:ind w:left="1676" w:hanging="420"/>
      </w:pPr>
    </w:lvl>
    <w:lvl w:ilvl="2" w:tplc="0409001B" w:tentative="1">
      <w:start w:val="1"/>
      <w:numFmt w:val="lowerRoman"/>
      <w:lvlText w:val="%3."/>
      <w:lvlJc w:val="right"/>
      <w:pPr>
        <w:ind w:left="2096" w:hanging="420"/>
      </w:pPr>
    </w:lvl>
    <w:lvl w:ilvl="3" w:tplc="0409000F" w:tentative="1">
      <w:start w:val="1"/>
      <w:numFmt w:val="decimal"/>
      <w:lvlText w:val="%4."/>
      <w:lvlJc w:val="left"/>
      <w:pPr>
        <w:ind w:left="2516" w:hanging="420"/>
      </w:pPr>
    </w:lvl>
    <w:lvl w:ilvl="4" w:tplc="04090019" w:tentative="1">
      <w:start w:val="1"/>
      <w:numFmt w:val="lowerLetter"/>
      <w:lvlText w:val="%5)"/>
      <w:lvlJc w:val="left"/>
      <w:pPr>
        <w:ind w:left="2936" w:hanging="420"/>
      </w:pPr>
    </w:lvl>
    <w:lvl w:ilvl="5" w:tplc="0409001B" w:tentative="1">
      <w:start w:val="1"/>
      <w:numFmt w:val="lowerRoman"/>
      <w:lvlText w:val="%6."/>
      <w:lvlJc w:val="right"/>
      <w:pPr>
        <w:ind w:left="3356" w:hanging="420"/>
      </w:pPr>
    </w:lvl>
    <w:lvl w:ilvl="6" w:tplc="0409000F" w:tentative="1">
      <w:start w:val="1"/>
      <w:numFmt w:val="decimal"/>
      <w:lvlText w:val="%7."/>
      <w:lvlJc w:val="left"/>
      <w:pPr>
        <w:ind w:left="3776" w:hanging="420"/>
      </w:pPr>
    </w:lvl>
    <w:lvl w:ilvl="7" w:tplc="04090019" w:tentative="1">
      <w:start w:val="1"/>
      <w:numFmt w:val="lowerLetter"/>
      <w:lvlText w:val="%8)"/>
      <w:lvlJc w:val="left"/>
      <w:pPr>
        <w:ind w:left="4196" w:hanging="420"/>
      </w:pPr>
    </w:lvl>
    <w:lvl w:ilvl="8" w:tplc="0409001B" w:tentative="1">
      <w:start w:val="1"/>
      <w:numFmt w:val="lowerRoman"/>
      <w:lvlText w:val="%9."/>
      <w:lvlJc w:val="right"/>
      <w:pPr>
        <w:ind w:left="4616" w:hanging="420"/>
      </w:pPr>
    </w:lvl>
  </w:abstractNum>
  <w:abstractNum w:abstractNumId="10" w15:restartNumberingAfterBreak="0">
    <w:nsid w:val="4C17B919"/>
    <w:multiLevelType w:val="singleLevel"/>
    <w:tmpl w:val="4C17B9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5A5C452A"/>
    <w:multiLevelType w:val="hybridMultilevel"/>
    <w:tmpl w:val="5EA43D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DFB255E"/>
    <w:multiLevelType w:val="hybridMultilevel"/>
    <w:tmpl w:val="7020F87E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13" w15:restartNumberingAfterBreak="0">
    <w:nsid w:val="6CDA3FE1"/>
    <w:multiLevelType w:val="multilevel"/>
    <w:tmpl w:val="F6A2695E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E631E64"/>
    <w:multiLevelType w:val="multilevel"/>
    <w:tmpl w:val="F118C95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55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6EF624F7"/>
    <w:multiLevelType w:val="hybridMultilevel"/>
    <w:tmpl w:val="7CF2AF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732F3068"/>
    <w:multiLevelType w:val="hybridMultilevel"/>
    <w:tmpl w:val="F5927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4"/>
  </w:num>
  <w:num w:numId="4">
    <w:abstractNumId w:val="12"/>
  </w:num>
  <w:num w:numId="5">
    <w:abstractNumId w:val="7"/>
  </w:num>
  <w:num w:numId="6">
    <w:abstractNumId w:val="9"/>
  </w:num>
  <w:num w:numId="7">
    <w:abstractNumId w:val="2"/>
  </w:num>
  <w:num w:numId="8">
    <w:abstractNumId w:val="11"/>
  </w:num>
  <w:num w:numId="9">
    <w:abstractNumId w:val="15"/>
  </w:num>
  <w:num w:numId="10">
    <w:abstractNumId w:val="16"/>
  </w:num>
  <w:num w:numId="11">
    <w:abstractNumId w:val="1"/>
  </w:num>
  <w:num w:numId="12">
    <w:abstractNumId w:val="10"/>
  </w:num>
  <w:num w:numId="13">
    <w:abstractNumId w:val="6"/>
  </w:num>
  <w:num w:numId="14">
    <w:abstractNumId w:val="5"/>
  </w:num>
  <w:num w:numId="15">
    <w:abstractNumId w:val="8"/>
  </w:num>
  <w:num w:numId="16">
    <w:abstractNumId w:val="0"/>
  </w:num>
  <w:num w:numId="17">
    <w:abstractNumId w:val="3"/>
  </w:num>
  <w:num w:numId="18">
    <w:abstractNumId w:val="14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prils">
    <w15:presenceInfo w15:providerId="None" w15:userId="april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trackRevisions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712"/>
    <w:rsid w:val="000239A5"/>
    <w:rsid w:val="00080157"/>
    <w:rsid w:val="000C4646"/>
    <w:rsid w:val="000D007C"/>
    <w:rsid w:val="000D1712"/>
    <w:rsid w:val="00106E62"/>
    <w:rsid w:val="001111D9"/>
    <w:rsid w:val="00124DB4"/>
    <w:rsid w:val="001971B3"/>
    <w:rsid w:val="00223146"/>
    <w:rsid w:val="002473AB"/>
    <w:rsid w:val="00257DD5"/>
    <w:rsid w:val="00263C28"/>
    <w:rsid w:val="00266A5E"/>
    <w:rsid w:val="00306155"/>
    <w:rsid w:val="00355503"/>
    <w:rsid w:val="003E7683"/>
    <w:rsid w:val="003F60F3"/>
    <w:rsid w:val="00413F22"/>
    <w:rsid w:val="00434F6A"/>
    <w:rsid w:val="00442ECF"/>
    <w:rsid w:val="00465760"/>
    <w:rsid w:val="004701F4"/>
    <w:rsid w:val="00473A21"/>
    <w:rsid w:val="004950DD"/>
    <w:rsid w:val="004C1624"/>
    <w:rsid w:val="00516DF2"/>
    <w:rsid w:val="00555D76"/>
    <w:rsid w:val="005F433B"/>
    <w:rsid w:val="00612078"/>
    <w:rsid w:val="006C02C6"/>
    <w:rsid w:val="006D1C18"/>
    <w:rsid w:val="006F2B11"/>
    <w:rsid w:val="007158B7"/>
    <w:rsid w:val="0071686D"/>
    <w:rsid w:val="00771947"/>
    <w:rsid w:val="0078767B"/>
    <w:rsid w:val="007E5843"/>
    <w:rsid w:val="00802BBC"/>
    <w:rsid w:val="008313C6"/>
    <w:rsid w:val="008B2F9C"/>
    <w:rsid w:val="008D7D04"/>
    <w:rsid w:val="009024D8"/>
    <w:rsid w:val="0098262B"/>
    <w:rsid w:val="009A577B"/>
    <w:rsid w:val="009A6224"/>
    <w:rsid w:val="009F6A8E"/>
    <w:rsid w:val="00A10A99"/>
    <w:rsid w:val="00A50803"/>
    <w:rsid w:val="00A80807"/>
    <w:rsid w:val="00AA3553"/>
    <w:rsid w:val="00AF2DB8"/>
    <w:rsid w:val="00B759EA"/>
    <w:rsid w:val="00B82F94"/>
    <w:rsid w:val="00BB20E6"/>
    <w:rsid w:val="00BB5D13"/>
    <w:rsid w:val="00BC0373"/>
    <w:rsid w:val="00BE58BA"/>
    <w:rsid w:val="00BF0763"/>
    <w:rsid w:val="00BF5746"/>
    <w:rsid w:val="00C774D0"/>
    <w:rsid w:val="00C8220F"/>
    <w:rsid w:val="00CF516E"/>
    <w:rsid w:val="00D14AEC"/>
    <w:rsid w:val="00D45331"/>
    <w:rsid w:val="00DA45FC"/>
    <w:rsid w:val="00E02BE4"/>
    <w:rsid w:val="00E60EDF"/>
    <w:rsid w:val="00EB32B2"/>
    <w:rsid w:val="00EE1342"/>
    <w:rsid w:val="00F2248C"/>
    <w:rsid w:val="00F2260E"/>
    <w:rsid w:val="00FF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F5DBA7"/>
  <w15:docId w15:val="{47955F0D-DEFE-4709-849C-43E86EFE5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71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712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1712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1712"/>
    <w:pPr>
      <w:keepNext/>
      <w:keepLines/>
      <w:numPr>
        <w:ilvl w:val="2"/>
        <w:numId w:val="1"/>
      </w:numPr>
      <w:spacing w:line="360" w:lineRule="auto"/>
      <w:outlineLvl w:val="2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D171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EastAsia" w:eastAsiaTheme="majorEastAsia" w:hAnsiTheme="majorEastAsia" w:cstheme="majorBidi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0D171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D171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0D171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0D171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0D171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17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171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D1712"/>
    <w:rPr>
      <w:rFonts w:asciiTheme="majorEastAsia" w:eastAsiaTheme="majorEastAsia" w:hAnsiTheme="majorEastAsia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D1712"/>
    <w:rPr>
      <w:rFonts w:asciiTheme="majorEastAsia" w:eastAsiaTheme="majorEastAsia" w:hAnsiTheme="majorEastAsia" w:cstheme="majorBidi"/>
      <w:b/>
      <w:bCs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0D171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D171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0D171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0D171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0D1712"/>
    <w:rPr>
      <w:rFonts w:asciiTheme="majorHAnsi" w:eastAsiaTheme="majorEastAsia" w:hAnsiTheme="majorHAnsi" w:cstheme="majorBidi"/>
      <w:szCs w:val="21"/>
    </w:rPr>
  </w:style>
  <w:style w:type="paragraph" w:styleId="a3">
    <w:name w:val="Normal (Web)"/>
    <w:basedOn w:val="a"/>
    <w:uiPriority w:val="99"/>
    <w:unhideWhenUsed/>
    <w:rsid w:val="000D17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D1712"/>
    <w:rPr>
      <w:b/>
      <w:bCs/>
    </w:rPr>
  </w:style>
  <w:style w:type="table" w:styleId="a5">
    <w:name w:val="Table Grid"/>
    <w:basedOn w:val="a1"/>
    <w:uiPriority w:val="39"/>
    <w:qFormat/>
    <w:rsid w:val="000D1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批注框文本 字符"/>
    <w:basedOn w:val="a0"/>
    <w:link w:val="a7"/>
    <w:uiPriority w:val="99"/>
    <w:semiHidden/>
    <w:rsid w:val="000D1712"/>
    <w:rPr>
      <w:sz w:val="18"/>
      <w:szCs w:val="18"/>
    </w:rPr>
  </w:style>
  <w:style w:type="paragraph" w:styleId="a7">
    <w:name w:val="Balloon Text"/>
    <w:basedOn w:val="a"/>
    <w:link w:val="a6"/>
    <w:uiPriority w:val="99"/>
    <w:semiHidden/>
    <w:unhideWhenUsed/>
    <w:rsid w:val="000D1712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D1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D171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D1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D1712"/>
    <w:rPr>
      <w:sz w:val="18"/>
      <w:szCs w:val="18"/>
    </w:rPr>
  </w:style>
  <w:style w:type="paragraph" w:customStyle="1" w:styleId="Default">
    <w:name w:val="Default"/>
    <w:rsid w:val="000D1712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c">
    <w:name w:val="List Paragraph"/>
    <w:aliases w:val="列出段落"/>
    <w:basedOn w:val="a"/>
    <w:link w:val="ad"/>
    <w:uiPriority w:val="34"/>
    <w:qFormat/>
    <w:rsid w:val="000D1712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D171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0D1712"/>
    <w:pPr>
      <w:widowControl/>
      <w:tabs>
        <w:tab w:val="left" w:pos="840"/>
        <w:tab w:val="left" w:pos="3288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0D1712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0D171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e">
    <w:name w:val="Hyperlink"/>
    <w:basedOn w:val="a0"/>
    <w:uiPriority w:val="99"/>
    <w:unhideWhenUsed/>
    <w:rsid w:val="000D1712"/>
    <w:rPr>
      <w:color w:val="0563C1" w:themeColor="hyperlink"/>
      <w:u w:val="single"/>
    </w:rPr>
  </w:style>
  <w:style w:type="paragraph" w:styleId="af">
    <w:name w:val="Normal Indent"/>
    <w:basedOn w:val="a"/>
    <w:rsid w:val="000D1712"/>
    <w:pPr>
      <w:ind w:firstLineChars="200" w:firstLine="420"/>
    </w:pPr>
    <w:rPr>
      <w:rFonts w:ascii="Times New Roman" w:eastAsia="宋体" w:hAnsi="Times New Roman" w:cs="Times New Roman"/>
      <w:szCs w:val="21"/>
    </w:rPr>
  </w:style>
  <w:style w:type="character" w:customStyle="1" w:styleId="af0">
    <w:name w:val="批注文字 字符"/>
    <w:basedOn w:val="a0"/>
    <w:link w:val="af1"/>
    <w:uiPriority w:val="99"/>
    <w:rsid w:val="000D1712"/>
  </w:style>
  <w:style w:type="paragraph" w:styleId="af1">
    <w:name w:val="annotation text"/>
    <w:basedOn w:val="a"/>
    <w:link w:val="af0"/>
    <w:uiPriority w:val="99"/>
    <w:unhideWhenUsed/>
    <w:rsid w:val="000D1712"/>
    <w:pPr>
      <w:jc w:val="left"/>
    </w:pPr>
  </w:style>
  <w:style w:type="character" w:customStyle="1" w:styleId="af2">
    <w:name w:val="批注主题 字符"/>
    <w:basedOn w:val="af0"/>
    <w:link w:val="af3"/>
    <w:uiPriority w:val="99"/>
    <w:semiHidden/>
    <w:rsid w:val="000D1712"/>
    <w:rPr>
      <w:b/>
      <w:bCs/>
    </w:rPr>
  </w:style>
  <w:style w:type="paragraph" w:styleId="af3">
    <w:name w:val="annotation subject"/>
    <w:basedOn w:val="af1"/>
    <w:next w:val="af1"/>
    <w:link w:val="af2"/>
    <w:uiPriority w:val="99"/>
    <w:semiHidden/>
    <w:unhideWhenUsed/>
    <w:rsid w:val="000D1712"/>
    <w:rPr>
      <w:b/>
      <w:bCs/>
    </w:rPr>
  </w:style>
  <w:style w:type="character" w:customStyle="1" w:styleId="af4">
    <w:name w:val="文档结构图 字符"/>
    <w:basedOn w:val="a0"/>
    <w:link w:val="af5"/>
    <w:uiPriority w:val="99"/>
    <w:semiHidden/>
    <w:rsid w:val="000D1712"/>
    <w:rPr>
      <w:rFonts w:ascii="宋体" w:eastAsia="宋体"/>
      <w:sz w:val="24"/>
      <w:szCs w:val="24"/>
    </w:rPr>
  </w:style>
  <w:style w:type="paragraph" w:styleId="af5">
    <w:name w:val="Document Map"/>
    <w:basedOn w:val="a"/>
    <w:link w:val="af4"/>
    <w:uiPriority w:val="99"/>
    <w:semiHidden/>
    <w:unhideWhenUsed/>
    <w:rsid w:val="000D1712"/>
    <w:rPr>
      <w:rFonts w:ascii="宋体" w:eastAsia="宋体"/>
      <w:sz w:val="24"/>
      <w:szCs w:val="24"/>
    </w:rPr>
  </w:style>
  <w:style w:type="character" w:customStyle="1" w:styleId="html-tag">
    <w:name w:val="html-tag"/>
    <w:basedOn w:val="a0"/>
    <w:rsid w:val="000D1712"/>
  </w:style>
  <w:style w:type="character" w:customStyle="1" w:styleId="text">
    <w:name w:val="text"/>
    <w:basedOn w:val="a0"/>
    <w:rsid w:val="000D1712"/>
  </w:style>
  <w:style w:type="character" w:customStyle="1" w:styleId="comment">
    <w:name w:val="comment"/>
    <w:basedOn w:val="a0"/>
    <w:rsid w:val="000D1712"/>
  </w:style>
  <w:style w:type="character" w:customStyle="1" w:styleId="html-attribute">
    <w:name w:val="html-attribute"/>
    <w:basedOn w:val="a0"/>
    <w:rsid w:val="000D1712"/>
  </w:style>
  <w:style w:type="character" w:customStyle="1" w:styleId="apple-converted-space">
    <w:name w:val="apple-converted-space"/>
    <w:basedOn w:val="a0"/>
    <w:rsid w:val="000D1712"/>
  </w:style>
  <w:style w:type="character" w:customStyle="1" w:styleId="html-attribute-name">
    <w:name w:val="html-attribute-name"/>
    <w:basedOn w:val="a0"/>
    <w:rsid w:val="000D1712"/>
  </w:style>
  <w:style w:type="character" w:customStyle="1" w:styleId="html-attribute-value">
    <w:name w:val="html-attribute-value"/>
    <w:basedOn w:val="a0"/>
    <w:rsid w:val="000D1712"/>
  </w:style>
  <w:style w:type="paragraph" w:customStyle="1" w:styleId="af6">
    <w:name w:val="表格正文"/>
    <w:basedOn w:val="a"/>
    <w:rsid w:val="000D1712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7">
    <w:name w:val="表格栏头"/>
    <w:basedOn w:val="af6"/>
    <w:next w:val="af6"/>
    <w:rsid w:val="000D1712"/>
    <w:rPr>
      <w:b/>
    </w:rPr>
  </w:style>
  <w:style w:type="paragraph" w:customStyle="1" w:styleId="TableCell">
    <w:name w:val="TableCell"/>
    <w:basedOn w:val="a"/>
    <w:rsid w:val="000D1712"/>
    <w:pPr>
      <w:widowControl/>
      <w:spacing w:before="60" w:after="60"/>
      <w:jc w:val="left"/>
    </w:pPr>
    <w:rPr>
      <w:rFonts w:ascii="Garamond" w:eastAsia="宋体" w:hAnsi="Garamond" w:cs="Times New Roman"/>
      <w:kern w:val="0"/>
      <w:sz w:val="20"/>
      <w:szCs w:val="20"/>
    </w:rPr>
  </w:style>
  <w:style w:type="paragraph" w:customStyle="1" w:styleId="21">
    <w:name w:val="信息标题2"/>
    <w:basedOn w:val="af8"/>
    <w:next w:val="af8"/>
    <w:autoRedefine/>
    <w:rsid w:val="000D1712"/>
    <w:pPr>
      <w:spacing w:beforeLines="100" w:afterLines="100"/>
      <w:jc w:val="left"/>
      <w:outlineLvl w:val="0"/>
    </w:pPr>
    <w:rPr>
      <w:rFonts w:ascii="Arial Black" w:eastAsia="宋体" w:hAnsi="Arial Black" w:cs="Times New Roman"/>
      <w:b/>
      <w:bCs/>
      <w:sz w:val="28"/>
    </w:rPr>
  </w:style>
  <w:style w:type="paragraph" w:styleId="af8">
    <w:name w:val="caption"/>
    <w:basedOn w:val="a"/>
    <w:next w:val="a"/>
    <w:uiPriority w:val="35"/>
    <w:semiHidden/>
    <w:unhideWhenUsed/>
    <w:qFormat/>
    <w:rsid w:val="000D1712"/>
    <w:rPr>
      <w:rFonts w:asciiTheme="majorHAnsi" w:eastAsia="黑体" w:hAnsiTheme="majorHAnsi" w:cstheme="majorBidi"/>
      <w:sz w:val="20"/>
      <w:szCs w:val="20"/>
    </w:rPr>
  </w:style>
  <w:style w:type="character" w:customStyle="1" w:styleId="jsonkey">
    <w:name w:val="json_key"/>
    <w:basedOn w:val="a0"/>
    <w:rsid w:val="000D1712"/>
  </w:style>
  <w:style w:type="character" w:customStyle="1" w:styleId="jsonnumber">
    <w:name w:val="json_number"/>
    <w:basedOn w:val="a0"/>
    <w:rsid w:val="000D1712"/>
  </w:style>
  <w:style w:type="character" w:customStyle="1" w:styleId="jsonstring">
    <w:name w:val="json_string"/>
    <w:basedOn w:val="a0"/>
    <w:rsid w:val="000D1712"/>
  </w:style>
  <w:style w:type="paragraph" w:styleId="HTML">
    <w:name w:val="HTML Preformatted"/>
    <w:basedOn w:val="a"/>
    <w:link w:val="HTML0"/>
    <w:uiPriority w:val="99"/>
    <w:unhideWhenUsed/>
    <w:rsid w:val="000D17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1712"/>
    <w:rPr>
      <w:rFonts w:ascii="宋体" w:eastAsia="宋体" w:hAnsi="宋体" w:cs="宋体"/>
      <w:kern w:val="0"/>
      <w:sz w:val="24"/>
      <w:szCs w:val="24"/>
    </w:rPr>
  </w:style>
  <w:style w:type="character" w:customStyle="1" w:styleId="cm-comment">
    <w:name w:val="cm-comment"/>
    <w:basedOn w:val="a0"/>
    <w:rsid w:val="000D1712"/>
  </w:style>
  <w:style w:type="paragraph" w:styleId="TOC4">
    <w:name w:val="toc 4"/>
    <w:basedOn w:val="a"/>
    <w:next w:val="a"/>
    <w:autoRedefine/>
    <w:uiPriority w:val="39"/>
    <w:unhideWhenUsed/>
    <w:rsid w:val="000D1712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0D1712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0D1712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0D1712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0D1712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0D1712"/>
    <w:pPr>
      <w:ind w:leftChars="1600" w:left="3360"/>
    </w:pPr>
  </w:style>
  <w:style w:type="character" w:styleId="af9">
    <w:name w:val="annotation reference"/>
    <w:basedOn w:val="a0"/>
    <w:uiPriority w:val="99"/>
    <w:semiHidden/>
    <w:unhideWhenUsed/>
    <w:rsid w:val="006D1C18"/>
    <w:rPr>
      <w:sz w:val="21"/>
      <w:szCs w:val="21"/>
    </w:rPr>
  </w:style>
  <w:style w:type="character" w:customStyle="1" w:styleId="11">
    <w:name w:val="未处理的提及1"/>
    <w:basedOn w:val="a0"/>
    <w:uiPriority w:val="99"/>
    <w:semiHidden/>
    <w:unhideWhenUsed/>
    <w:rsid w:val="006D1C18"/>
    <w:rPr>
      <w:color w:val="808080"/>
      <w:shd w:val="clear" w:color="auto" w:fill="E6E6E6"/>
    </w:rPr>
  </w:style>
  <w:style w:type="character" w:styleId="afa">
    <w:name w:val="FollowedHyperlink"/>
    <w:basedOn w:val="a0"/>
    <w:uiPriority w:val="99"/>
    <w:semiHidden/>
    <w:unhideWhenUsed/>
    <w:rsid w:val="006D1C18"/>
    <w:rPr>
      <w:color w:val="954F72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D1C18"/>
    <w:rPr>
      <w:color w:val="605E5C"/>
      <w:shd w:val="clear" w:color="auto" w:fill="E1DFDD"/>
    </w:rPr>
  </w:style>
  <w:style w:type="character" w:customStyle="1" w:styleId="ad">
    <w:name w:val="列表段落 字符"/>
    <w:aliases w:val="列出段落 字符"/>
    <w:basedOn w:val="a0"/>
    <w:link w:val="ac"/>
    <w:uiPriority w:val="34"/>
    <w:qFormat/>
    <w:locked/>
    <w:rsid w:val="0071686D"/>
  </w:style>
  <w:style w:type="character" w:customStyle="1" w:styleId="cf01">
    <w:name w:val="cf01"/>
    <w:basedOn w:val="a0"/>
    <w:rsid w:val="00BF0763"/>
    <w:rPr>
      <w:rFonts w:ascii="Microsoft YaHei UI" w:eastAsia="Microsoft YaHei UI" w:hAnsi="Microsoft YaHei UI" w:hint="eastAsia"/>
      <w:sz w:val="18"/>
      <w:szCs w:val="18"/>
    </w:rPr>
  </w:style>
  <w:style w:type="character" w:customStyle="1" w:styleId="cf11">
    <w:name w:val="cf11"/>
    <w:basedOn w:val="a0"/>
    <w:rsid w:val="00BF0763"/>
    <w:rPr>
      <w:rFonts w:ascii="Microsoft YaHei UI" w:eastAsia="Microsoft YaHei UI" w:hAnsi="Microsoft YaHei UI" w:hint="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0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8ED3-4CF8-4114-9543-34B01A7D2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441</Words>
  <Characters>2516</Characters>
  <Application>Microsoft Office Word</Application>
  <DocSecurity>0</DocSecurity>
  <Lines>20</Lines>
  <Paragraphs>5</Paragraphs>
  <ScaleCrop>false</ScaleCrop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aprils wang</dc:creator>
  <cp:keywords/>
  <dc:description/>
  <cp:lastModifiedBy>aprils</cp:lastModifiedBy>
  <cp:revision>2</cp:revision>
  <dcterms:created xsi:type="dcterms:W3CDTF">2021-06-21T02:39:00Z</dcterms:created>
  <dcterms:modified xsi:type="dcterms:W3CDTF">2021-06-21T02:39:00Z</dcterms:modified>
</cp:coreProperties>
</file>