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BED59" w14:textId="77777777" w:rsidR="001224BE" w:rsidRDefault="009402BC" w:rsidP="001224BE">
      <w:pPr>
        <w:jc w:val="center"/>
        <w:rPr>
          <w:b/>
          <w:bCs/>
          <w:sz w:val="48"/>
          <w:szCs w:val="48"/>
        </w:rPr>
      </w:pPr>
      <w:bookmarkStart w:id="0" w:name="_Hlk69233867"/>
      <w:r w:rsidRPr="009402BC">
        <w:rPr>
          <w:rFonts w:hint="eastAsia"/>
          <w:b/>
          <w:bCs/>
          <w:sz w:val="48"/>
          <w:szCs w:val="48"/>
        </w:rPr>
        <w:t>微信支付对接需求</w:t>
      </w:r>
    </w:p>
    <w:p w14:paraId="59DCF002" w14:textId="04A61DA5" w:rsidR="009402BC" w:rsidRPr="009402BC" w:rsidRDefault="009402BC" w:rsidP="001224BE">
      <w:pPr>
        <w:jc w:val="center"/>
        <w:rPr>
          <w:b/>
          <w:bCs/>
          <w:sz w:val="48"/>
          <w:szCs w:val="48"/>
        </w:rPr>
      </w:pPr>
      <w:r w:rsidRPr="009402BC">
        <w:rPr>
          <w:rFonts w:hint="eastAsia"/>
          <w:b/>
          <w:bCs/>
          <w:sz w:val="48"/>
          <w:szCs w:val="48"/>
        </w:rPr>
        <w:t>产品</w:t>
      </w:r>
      <w:r w:rsidR="001224BE">
        <w:rPr>
          <w:rFonts w:hint="eastAsia"/>
          <w:b/>
          <w:bCs/>
          <w:sz w:val="48"/>
          <w:szCs w:val="48"/>
        </w:rPr>
        <w:t>需求说明书</w:t>
      </w:r>
    </w:p>
    <w:p w14:paraId="4C4177E6" w14:textId="56EB2646" w:rsidR="009402BC" w:rsidRDefault="001224BE" w:rsidP="001224BE">
      <w:pPr>
        <w:widowControl/>
        <w:jc w:val="left"/>
      </w:pPr>
      <w:r>
        <w:br w:type="page"/>
      </w:r>
    </w:p>
    <w:p w14:paraId="21018A26" w14:textId="77777777" w:rsidR="009402BC" w:rsidRPr="00672947" w:rsidRDefault="009402BC" w:rsidP="001224BE">
      <w:pPr>
        <w:pStyle w:val="1"/>
        <w:numPr>
          <w:ilvl w:val="0"/>
          <w:numId w:val="0"/>
        </w:numPr>
        <w:ind w:left="425" w:hanging="425"/>
      </w:pPr>
      <w:r>
        <w:rPr>
          <w:rFonts w:hint="eastAsia"/>
        </w:rPr>
        <w:lastRenderedPageBreak/>
        <w:t>【</w:t>
      </w:r>
      <w:r w:rsidRPr="00883B3E">
        <w:rPr>
          <w:rFonts w:hint="eastAsia"/>
        </w:rPr>
        <w:t>版本日志</w:t>
      </w:r>
      <w:r w:rsidRPr="00883B3E">
        <w:t>】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889"/>
        <w:gridCol w:w="1112"/>
        <w:gridCol w:w="1555"/>
        <w:gridCol w:w="4740"/>
      </w:tblGrid>
      <w:tr w:rsidR="009402BC" w:rsidRPr="00137DEC" w14:paraId="592532DD" w14:textId="77777777" w:rsidTr="007A418F">
        <w:tc>
          <w:tcPr>
            <w:tcW w:w="536" w:type="pct"/>
            <w:shd w:val="clear" w:color="auto" w:fill="8EAADB" w:themeFill="accent1" w:themeFillTint="99"/>
          </w:tcPr>
          <w:p w14:paraId="531D907F" w14:textId="77777777" w:rsidR="009402BC" w:rsidRPr="00137DEC" w:rsidRDefault="009402BC" w:rsidP="007A418F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 w:rsidRPr="00137DEC">
              <w:rPr>
                <w:rFonts w:ascii="微软雅黑" w:hAnsi="微软雅黑" w:hint="eastAsia"/>
                <w:szCs w:val="21"/>
              </w:rPr>
              <w:t>版本</w:t>
            </w:r>
          </w:p>
        </w:tc>
        <w:tc>
          <w:tcPr>
            <w:tcW w:w="670" w:type="pct"/>
            <w:shd w:val="clear" w:color="auto" w:fill="8EAADB" w:themeFill="accent1" w:themeFillTint="99"/>
          </w:tcPr>
          <w:p w14:paraId="303D36EC" w14:textId="77777777" w:rsidR="009402BC" w:rsidRDefault="009402BC" w:rsidP="007A418F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更新人</w:t>
            </w:r>
          </w:p>
        </w:tc>
        <w:tc>
          <w:tcPr>
            <w:tcW w:w="937" w:type="pct"/>
            <w:shd w:val="clear" w:color="auto" w:fill="8EAADB" w:themeFill="accent1" w:themeFillTint="99"/>
          </w:tcPr>
          <w:p w14:paraId="3770CCF5" w14:textId="77777777" w:rsidR="009402BC" w:rsidRDefault="009402BC" w:rsidP="007A418F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更新日期</w:t>
            </w:r>
          </w:p>
        </w:tc>
        <w:tc>
          <w:tcPr>
            <w:tcW w:w="2857" w:type="pct"/>
            <w:shd w:val="clear" w:color="auto" w:fill="8EAADB" w:themeFill="accent1" w:themeFillTint="99"/>
          </w:tcPr>
          <w:p w14:paraId="7D73A8F1" w14:textId="77777777" w:rsidR="009402BC" w:rsidRPr="00137DEC" w:rsidRDefault="009402BC" w:rsidP="007A418F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更新内容</w:t>
            </w:r>
          </w:p>
        </w:tc>
      </w:tr>
      <w:tr w:rsidR="009402BC" w:rsidRPr="00137DEC" w14:paraId="65438857" w14:textId="77777777" w:rsidTr="007A418F">
        <w:tc>
          <w:tcPr>
            <w:tcW w:w="536" w:type="pct"/>
            <w:vAlign w:val="center"/>
          </w:tcPr>
          <w:p w14:paraId="031D384F" w14:textId="77777777" w:rsidR="009402BC" w:rsidRPr="00917150" w:rsidRDefault="009402BC" w:rsidP="007A418F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V</w:t>
            </w:r>
            <w:r>
              <w:rPr>
                <w:rFonts w:ascii="微软雅黑" w:hAnsi="微软雅黑"/>
                <w:szCs w:val="18"/>
              </w:rPr>
              <w:t>0.1</w:t>
            </w:r>
          </w:p>
        </w:tc>
        <w:tc>
          <w:tcPr>
            <w:tcW w:w="670" w:type="pct"/>
            <w:vAlign w:val="center"/>
          </w:tcPr>
          <w:p w14:paraId="1305D105" w14:textId="77777777" w:rsidR="009402BC" w:rsidRPr="00917150" w:rsidRDefault="009402BC" w:rsidP="007A418F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A</w:t>
            </w:r>
            <w:r>
              <w:rPr>
                <w:rFonts w:ascii="微软雅黑" w:hAnsi="微软雅黑" w:hint="eastAsia"/>
                <w:szCs w:val="18"/>
              </w:rPr>
              <w:t>prils</w:t>
            </w:r>
          </w:p>
        </w:tc>
        <w:tc>
          <w:tcPr>
            <w:tcW w:w="937" w:type="pct"/>
            <w:vAlign w:val="center"/>
          </w:tcPr>
          <w:p w14:paraId="613067A3" w14:textId="1ED1E025" w:rsidR="009402BC" w:rsidRPr="00917150" w:rsidRDefault="009402BC" w:rsidP="007A418F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2021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04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08</w:t>
            </w:r>
          </w:p>
        </w:tc>
        <w:tc>
          <w:tcPr>
            <w:tcW w:w="2857" w:type="pct"/>
            <w:vAlign w:val="center"/>
          </w:tcPr>
          <w:p w14:paraId="1904B940" w14:textId="77777777" w:rsidR="009402BC" w:rsidRPr="00917150" w:rsidRDefault="009402BC" w:rsidP="007A418F">
            <w:pPr>
              <w:pStyle w:val="a4"/>
              <w:adjustRightInd w:val="0"/>
              <w:snapToGrid w:val="0"/>
              <w:ind w:left="33"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创建文档</w:t>
            </w:r>
          </w:p>
        </w:tc>
      </w:tr>
      <w:tr w:rsidR="004001BD" w:rsidRPr="00137DEC" w14:paraId="6A5687D2" w14:textId="77777777" w:rsidTr="007A418F">
        <w:tc>
          <w:tcPr>
            <w:tcW w:w="536" w:type="pct"/>
            <w:vAlign w:val="center"/>
          </w:tcPr>
          <w:p w14:paraId="7FD78BA7" w14:textId="4C83F4EE" w:rsidR="004001BD" w:rsidRDefault="004001BD" w:rsidP="007A418F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V0.2</w:t>
            </w:r>
          </w:p>
        </w:tc>
        <w:tc>
          <w:tcPr>
            <w:tcW w:w="670" w:type="pct"/>
            <w:vAlign w:val="center"/>
          </w:tcPr>
          <w:p w14:paraId="0B158AAB" w14:textId="35874840" w:rsidR="004001BD" w:rsidRDefault="004001BD" w:rsidP="007A418F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Aprils</w:t>
            </w:r>
          </w:p>
        </w:tc>
        <w:tc>
          <w:tcPr>
            <w:tcW w:w="937" w:type="pct"/>
            <w:vAlign w:val="center"/>
          </w:tcPr>
          <w:p w14:paraId="5475857B" w14:textId="77741F15" w:rsidR="004001BD" w:rsidRDefault="004001BD" w:rsidP="007A418F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2021-04-09</w:t>
            </w:r>
          </w:p>
        </w:tc>
        <w:tc>
          <w:tcPr>
            <w:tcW w:w="2857" w:type="pct"/>
            <w:vAlign w:val="center"/>
          </w:tcPr>
          <w:p w14:paraId="3B8EA4D6" w14:textId="201208D6" w:rsidR="004001BD" w:rsidRDefault="004001BD" w:rsidP="007A418F">
            <w:pPr>
              <w:pStyle w:val="a4"/>
              <w:adjustRightInd w:val="0"/>
              <w:snapToGrid w:val="0"/>
              <w:ind w:left="33"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删除支付中签约流程。</w:t>
            </w:r>
          </w:p>
        </w:tc>
      </w:tr>
      <w:tr w:rsidR="00545509" w:rsidRPr="00137DEC" w14:paraId="143F25FE" w14:textId="77777777" w:rsidTr="007A418F">
        <w:trPr>
          <w:ins w:id="1" w:author="aprils" w:date="2021-04-15T13:40:00Z"/>
        </w:trPr>
        <w:tc>
          <w:tcPr>
            <w:tcW w:w="536" w:type="pct"/>
            <w:vAlign w:val="center"/>
          </w:tcPr>
          <w:p w14:paraId="133D9E96" w14:textId="539C6678" w:rsidR="00545509" w:rsidRDefault="00545509" w:rsidP="007A418F">
            <w:pPr>
              <w:adjustRightInd w:val="0"/>
              <w:snapToGrid w:val="0"/>
              <w:rPr>
                <w:ins w:id="2" w:author="aprils" w:date="2021-04-15T13:40:00Z"/>
                <w:rFonts w:ascii="微软雅黑" w:hAnsi="微软雅黑" w:hint="eastAsia"/>
                <w:szCs w:val="18"/>
              </w:rPr>
            </w:pPr>
            <w:ins w:id="3" w:author="aprils" w:date="2021-04-15T13:40:00Z">
              <w:r>
                <w:rPr>
                  <w:rFonts w:ascii="微软雅黑" w:hAnsi="微软雅黑" w:hint="eastAsia"/>
                  <w:szCs w:val="18"/>
                </w:rPr>
                <w:t>V</w:t>
              </w:r>
              <w:r>
                <w:rPr>
                  <w:rFonts w:ascii="微软雅黑" w:hAnsi="微软雅黑"/>
                  <w:szCs w:val="18"/>
                </w:rPr>
                <w:t>00.3</w:t>
              </w:r>
            </w:ins>
          </w:p>
        </w:tc>
        <w:tc>
          <w:tcPr>
            <w:tcW w:w="670" w:type="pct"/>
            <w:vAlign w:val="center"/>
          </w:tcPr>
          <w:p w14:paraId="3DF9A820" w14:textId="24C9D0CA" w:rsidR="00545509" w:rsidRDefault="00545509" w:rsidP="007A418F">
            <w:pPr>
              <w:adjustRightInd w:val="0"/>
              <w:snapToGrid w:val="0"/>
              <w:rPr>
                <w:ins w:id="4" w:author="aprils" w:date="2021-04-15T13:40:00Z"/>
                <w:rFonts w:ascii="微软雅黑" w:hAnsi="微软雅黑" w:hint="eastAsia"/>
                <w:szCs w:val="18"/>
              </w:rPr>
            </w:pPr>
            <w:ins w:id="5" w:author="aprils" w:date="2021-04-15T13:40:00Z">
              <w:r>
                <w:rPr>
                  <w:rFonts w:ascii="微软雅黑" w:hAnsi="微软雅黑"/>
                  <w:szCs w:val="18"/>
                </w:rPr>
                <w:t>A</w:t>
              </w:r>
              <w:r>
                <w:rPr>
                  <w:rFonts w:ascii="微软雅黑" w:hAnsi="微软雅黑" w:hint="eastAsia"/>
                  <w:szCs w:val="18"/>
                </w:rPr>
                <w:t>prils</w:t>
              </w:r>
            </w:ins>
          </w:p>
        </w:tc>
        <w:tc>
          <w:tcPr>
            <w:tcW w:w="937" w:type="pct"/>
            <w:vAlign w:val="center"/>
          </w:tcPr>
          <w:p w14:paraId="2DB39FFA" w14:textId="6297AA58" w:rsidR="00545509" w:rsidRDefault="00545509" w:rsidP="007A418F">
            <w:pPr>
              <w:adjustRightInd w:val="0"/>
              <w:snapToGrid w:val="0"/>
              <w:rPr>
                <w:ins w:id="6" w:author="aprils" w:date="2021-04-15T13:40:00Z"/>
                <w:rFonts w:ascii="微软雅黑" w:hAnsi="微软雅黑" w:hint="eastAsia"/>
                <w:szCs w:val="18"/>
              </w:rPr>
            </w:pPr>
            <w:ins w:id="7" w:author="aprils" w:date="2021-04-15T13:40:00Z">
              <w:r>
                <w:rPr>
                  <w:rFonts w:ascii="微软雅黑" w:hAnsi="微软雅黑" w:hint="eastAsia"/>
                  <w:szCs w:val="18"/>
                </w:rPr>
                <w:t>2</w:t>
              </w:r>
              <w:r>
                <w:rPr>
                  <w:rFonts w:ascii="微软雅黑" w:hAnsi="微软雅黑"/>
                  <w:szCs w:val="18"/>
                </w:rPr>
                <w:t>021</w:t>
              </w:r>
              <w:r>
                <w:rPr>
                  <w:rFonts w:ascii="微软雅黑" w:hAnsi="微软雅黑" w:hint="eastAsia"/>
                  <w:szCs w:val="18"/>
                </w:rPr>
                <w:t>-</w:t>
              </w:r>
              <w:r>
                <w:rPr>
                  <w:rFonts w:ascii="微软雅黑" w:hAnsi="微软雅黑"/>
                  <w:szCs w:val="18"/>
                </w:rPr>
                <w:t>04</w:t>
              </w:r>
              <w:r>
                <w:rPr>
                  <w:rFonts w:ascii="微软雅黑" w:hAnsi="微软雅黑" w:hint="eastAsia"/>
                  <w:szCs w:val="18"/>
                </w:rPr>
                <w:t>-</w:t>
              </w:r>
              <w:r>
                <w:rPr>
                  <w:rFonts w:ascii="微软雅黑" w:hAnsi="微软雅黑"/>
                  <w:szCs w:val="18"/>
                </w:rPr>
                <w:t>15</w:t>
              </w:r>
            </w:ins>
          </w:p>
        </w:tc>
        <w:tc>
          <w:tcPr>
            <w:tcW w:w="2857" w:type="pct"/>
            <w:vAlign w:val="center"/>
          </w:tcPr>
          <w:p w14:paraId="5F0D172E" w14:textId="2C04A1DD" w:rsidR="00545509" w:rsidRDefault="00545509" w:rsidP="007A418F">
            <w:pPr>
              <w:pStyle w:val="a4"/>
              <w:adjustRightInd w:val="0"/>
              <w:snapToGrid w:val="0"/>
              <w:ind w:left="33" w:firstLineChars="0" w:firstLine="0"/>
              <w:rPr>
                <w:ins w:id="8" w:author="aprils" w:date="2021-04-15T13:40:00Z"/>
                <w:rFonts w:ascii="微软雅黑" w:hAnsi="微软雅黑" w:hint="eastAsia"/>
                <w:szCs w:val="18"/>
              </w:rPr>
            </w:pPr>
            <w:ins w:id="9" w:author="aprils" w:date="2021-04-15T13:40:00Z">
              <w:r>
                <w:rPr>
                  <w:rFonts w:ascii="微软雅黑" w:hAnsi="微软雅黑" w:hint="eastAsia"/>
                  <w:szCs w:val="18"/>
                </w:rPr>
                <w:t>H</w:t>
              </w:r>
              <w:r>
                <w:rPr>
                  <w:rFonts w:ascii="微软雅黑" w:hAnsi="微软雅黑"/>
                  <w:szCs w:val="18"/>
                </w:rPr>
                <w:t>5</w:t>
              </w:r>
              <w:r>
                <w:rPr>
                  <w:rFonts w:ascii="微软雅黑" w:hAnsi="微软雅黑" w:hint="eastAsia"/>
                  <w:szCs w:val="18"/>
                </w:rPr>
                <w:t>签约</w:t>
              </w:r>
              <w:r>
                <w:rPr>
                  <w:rFonts w:ascii="微软雅黑" w:hAnsi="微软雅黑" w:hint="eastAsia"/>
                  <w:szCs w:val="18"/>
                </w:rPr>
                <w:t>/</w:t>
              </w:r>
            </w:ins>
            <w:ins w:id="10" w:author="aprils" w:date="2021-04-15T13:41:00Z">
              <w:r>
                <w:rPr>
                  <w:rFonts w:ascii="微软雅黑" w:hAnsi="微软雅黑" w:hint="eastAsia"/>
                  <w:szCs w:val="18"/>
                </w:rPr>
                <w:t>支付调整为公众号签约</w:t>
              </w:r>
              <w:r>
                <w:rPr>
                  <w:rFonts w:ascii="微软雅黑" w:hAnsi="微软雅黑" w:hint="eastAsia"/>
                  <w:szCs w:val="18"/>
                </w:rPr>
                <w:t>/</w:t>
              </w:r>
              <w:r>
                <w:rPr>
                  <w:rFonts w:ascii="微软雅黑" w:hAnsi="微软雅黑"/>
                  <w:szCs w:val="18"/>
                </w:rPr>
                <w:t>JSAPI</w:t>
              </w:r>
              <w:r>
                <w:rPr>
                  <w:rFonts w:ascii="微软雅黑" w:hAnsi="微软雅黑" w:hint="eastAsia"/>
                  <w:szCs w:val="18"/>
                </w:rPr>
                <w:t>支付。</w:t>
              </w:r>
            </w:ins>
          </w:p>
        </w:tc>
      </w:tr>
    </w:tbl>
    <w:p w14:paraId="6AD2655E" w14:textId="77777777" w:rsidR="009402BC" w:rsidRPr="001517C0" w:rsidRDefault="009402BC" w:rsidP="009402BC">
      <w:pPr>
        <w:ind w:firstLine="360"/>
      </w:pPr>
    </w:p>
    <w:p w14:paraId="2487B957" w14:textId="77777777" w:rsidR="009402BC" w:rsidRPr="002E0617" w:rsidRDefault="009402BC" w:rsidP="009402BC">
      <w:pPr>
        <w:pStyle w:val="1"/>
        <w:numPr>
          <w:ilvl w:val="0"/>
          <w:numId w:val="3"/>
        </w:numPr>
      </w:pPr>
      <w:r w:rsidRPr="002E0617">
        <w:rPr>
          <w:rFonts w:hint="eastAsia"/>
        </w:rPr>
        <w:t>【背景和目标】</w:t>
      </w:r>
    </w:p>
    <w:p w14:paraId="1A616470" w14:textId="696C35F4" w:rsidR="00CB6909" w:rsidRPr="00EC20D6" w:rsidRDefault="00CB6909" w:rsidP="00CB6909">
      <w:pPr>
        <w:ind w:firstLine="360"/>
      </w:pPr>
      <w:r>
        <w:rPr>
          <w:rFonts w:hint="eastAsia"/>
        </w:rPr>
        <w:t>客户在投保时选择期交或短期险产品时，在H</w:t>
      </w:r>
      <w:r>
        <w:t>5</w:t>
      </w:r>
      <w:r>
        <w:rPr>
          <w:rFonts w:hint="eastAsia"/>
        </w:rPr>
        <w:t>支持微信支付，在APP端暂不允许。本次需求仅对接微信</w:t>
      </w:r>
      <w:ins w:id="11" w:author="aprils" w:date="2021-04-15T11:43:00Z">
        <w:r w:rsidR="00411496">
          <w:rPr>
            <w:rFonts w:hint="eastAsia"/>
          </w:rPr>
          <w:t>公众号</w:t>
        </w:r>
      </w:ins>
      <w:ins w:id="12" w:author="aprils" w:date="2021-04-15T11:44:00Z">
        <w:r w:rsidR="00411496">
          <w:rPr>
            <w:rFonts w:hint="eastAsia"/>
          </w:rPr>
          <w:t>纯</w:t>
        </w:r>
      </w:ins>
      <w:ins w:id="13" w:author="aprils" w:date="2021-04-15T11:43:00Z">
        <w:r w:rsidR="00411496">
          <w:rPr>
            <w:rFonts w:hint="eastAsia"/>
          </w:rPr>
          <w:t>签约和</w:t>
        </w:r>
      </w:ins>
      <w:ins w:id="14" w:author="aprils" w:date="2021-04-15T11:44:00Z">
        <w:r w:rsidR="00411496">
          <w:rPr>
            <w:rFonts w:hint="eastAsia"/>
          </w:rPr>
          <w:t>J</w:t>
        </w:r>
        <w:r w:rsidR="00411496">
          <w:t>SAPI</w:t>
        </w:r>
        <w:r w:rsidR="00411496">
          <w:rPr>
            <w:rFonts w:hint="eastAsia"/>
          </w:rPr>
          <w:t>支付</w:t>
        </w:r>
      </w:ins>
      <w:del w:id="15" w:author="aprils" w:date="2021-04-15T11:43:00Z">
        <w:r w:rsidDel="00411496">
          <w:rPr>
            <w:rFonts w:hint="eastAsia"/>
          </w:rPr>
          <w:delText>H</w:delText>
        </w:r>
        <w:r w:rsidDel="00411496">
          <w:delText>5</w:delText>
        </w:r>
        <w:r w:rsidDel="00411496">
          <w:rPr>
            <w:rFonts w:hint="eastAsia"/>
          </w:rPr>
          <w:delText>签约和支付。</w:delText>
        </w:r>
      </w:del>
    </w:p>
    <w:p w14:paraId="33542AFC" w14:textId="77777777" w:rsidR="009402BC" w:rsidRDefault="009402BC" w:rsidP="009402BC">
      <w:pPr>
        <w:pStyle w:val="1"/>
        <w:numPr>
          <w:ilvl w:val="0"/>
          <w:numId w:val="3"/>
        </w:numPr>
      </w:pPr>
      <w:r>
        <w:rPr>
          <w:rFonts w:hint="eastAsia"/>
        </w:rPr>
        <w:t>【产品概述】</w:t>
      </w:r>
    </w:p>
    <w:p w14:paraId="3F01DA71" w14:textId="09EBDF24" w:rsidR="009402BC" w:rsidRDefault="009402BC" w:rsidP="009402BC">
      <w:pPr>
        <w:pStyle w:val="2"/>
        <w:numPr>
          <w:ilvl w:val="1"/>
          <w:numId w:val="3"/>
        </w:numPr>
        <w:spacing w:before="260" w:after="260" w:line="416" w:lineRule="auto"/>
      </w:pPr>
      <w:r w:rsidRPr="002E0617">
        <w:rPr>
          <w:rFonts w:hint="eastAsia"/>
        </w:rPr>
        <w:t xml:space="preserve">业务名词解释 </w:t>
      </w:r>
    </w:p>
    <w:p w14:paraId="38DC10D7" w14:textId="2E04CE8C" w:rsidR="0056702D" w:rsidRDefault="0056702D" w:rsidP="0056702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纯签约：</w:t>
      </w:r>
      <w:r w:rsidRPr="0056702D">
        <w:rPr>
          <w:rFonts w:hint="eastAsia"/>
        </w:rPr>
        <w:t>商户在网站前端通过微信支付</w:t>
      </w:r>
      <w:del w:id="16" w:author="aprils" w:date="2021-04-15T13:00:00Z">
        <w:r w:rsidRPr="0056702D" w:rsidDel="00A735AE">
          <w:delText>H5</w:delText>
        </w:r>
      </w:del>
      <w:ins w:id="17" w:author="aprils" w:date="2021-04-15T13:01:00Z">
        <w:r w:rsidR="00A735AE">
          <w:rPr>
            <w:rFonts w:hint="eastAsia"/>
          </w:rPr>
          <w:t>公众号</w:t>
        </w:r>
      </w:ins>
      <w:r w:rsidRPr="0056702D">
        <w:t>纯签约接口与用户签订委托扣款协议，再通过后台接口申请</w:t>
      </w:r>
      <w:ins w:id="18" w:author="aprils" w:date="2021-04-15T13:01:00Z">
        <w:r w:rsidR="00A735AE">
          <w:rPr>
            <w:rFonts w:hint="eastAsia"/>
          </w:rPr>
          <w:t>统一支付接口</w:t>
        </w:r>
      </w:ins>
      <w:del w:id="19" w:author="aprils" w:date="2021-04-15T13:01:00Z">
        <w:r w:rsidRPr="0056702D" w:rsidDel="00A735AE">
          <w:delText>扣款</w:delText>
        </w:r>
      </w:del>
      <w:r w:rsidRPr="0056702D">
        <w:t>来完成</w:t>
      </w:r>
      <w:del w:id="20" w:author="aprils" w:date="2021-04-15T13:01:00Z">
        <w:r w:rsidRPr="0056702D" w:rsidDel="00A735AE">
          <w:delText>代扣</w:delText>
        </w:r>
      </w:del>
      <w:r w:rsidRPr="0056702D">
        <w:t>交易。</w:t>
      </w:r>
    </w:p>
    <w:p w14:paraId="679D3CC6" w14:textId="18AB2513" w:rsidR="0056702D" w:rsidRPr="0056702D" w:rsidRDefault="0056702D" w:rsidP="0056702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支付中签约：</w:t>
      </w:r>
      <w:r w:rsidRPr="0056702D">
        <w:rPr>
          <w:rFonts w:hint="eastAsia"/>
        </w:rPr>
        <w:t>支付的同时完成代扣协议的签约。</w:t>
      </w:r>
      <w:r>
        <w:rPr>
          <w:rFonts w:hint="eastAsia"/>
        </w:rPr>
        <w:t>但不签约不影响当次支付。</w:t>
      </w:r>
    </w:p>
    <w:p w14:paraId="4525F32C" w14:textId="77777777" w:rsidR="009402BC" w:rsidRDefault="009402BC" w:rsidP="009402BC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 xml:space="preserve">产品涉众及用例 </w:t>
      </w:r>
    </w:p>
    <w:p w14:paraId="5BEEBBD2" w14:textId="77777777" w:rsidR="009402BC" w:rsidRPr="00C403F1" w:rsidRDefault="009402BC" w:rsidP="009402BC">
      <w:pPr>
        <w:ind w:firstLine="360"/>
        <w:rPr>
          <w:rFonts w:ascii="楷体" w:eastAsia="楷体" w:hAnsi="楷体" w:cs="Arial"/>
          <w:b/>
          <w:i/>
          <w:color w:val="767171" w:themeColor="background2" w:themeShade="80"/>
          <w:u w:val="single"/>
        </w:rPr>
      </w:pP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（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1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）产品涉众</w:t>
      </w:r>
    </w:p>
    <w:p w14:paraId="70A84326" w14:textId="77777777" w:rsidR="009402BC" w:rsidRPr="00C403F1" w:rsidRDefault="009402BC" w:rsidP="009402BC">
      <w:pPr>
        <w:ind w:firstLine="360"/>
        <w:rPr>
          <w:rFonts w:ascii="Helvetica" w:hAnsi="Helvetica"/>
          <w:b/>
          <w:color w:val="2F2F2F"/>
          <w:shd w:val="clear" w:color="auto" w:fill="FFFFFF"/>
        </w:rPr>
      </w:pP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（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2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）用例</w:t>
      </w:r>
    </w:p>
    <w:p w14:paraId="0224FD2C" w14:textId="6009CDC6" w:rsidR="009402BC" w:rsidRDefault="009402BC" w:rsidP="009402BC">
      <w:pPr>
        <w:pStyle w:val="2"/>
        <w:numPr>
          <w:ilvl w:val="1"/>
          <w:numId w:val="3"/>
        </w:numPr>
        <w:spacing w:before="260" w:after="260" w:line="416" w:lineRule="auto"/>
      </w:pPr>
      <w:r w:rsidRPr="00265298">
        <w:rPr>
          <w:rFonts w:hint="eastAsia"/>
        </w:rPr>
        <w:lastRenderedPageBreak/>
        <w:t>整体流程</w:t>
      </w:r>
      <w:r>
        <w:rPr>
          <w:rFonts w:hint="eastAsia"/>
        </w:rPr>
        <w:t xml:space="preserve"> </w:t>
      </w:r>
    </w:p>
    <w:p w14:paraId="73280F2D" w14:textId="5F431093" w:rsidR="00CB5475" w:rsidRDefault="00A735AE" w:rsidP="00CB5475">
      <w:pPr>
        <w:rPr>
          <w:ins w:id="21" w:author="aprils" w:date="2021-04-15T13:37:00Z"/>
          <w:noProof/>
        </w:rPr>
      </w:pPr>
      <w:ins w:id="22" w:author="aprils" w:date="2021-04-15T13:00:00Z">
        <w:r w:rsidRPr="00A735AE">
          <w:rPr>
            <w:noProof/>
          </w:rPr>
          <w:t xml:space="preserve"> </w:t>
        </w:r>
      </w:ins>
      <w:ins w:id="23" w:author="aprils" w:date="2021-04-15T13:36:00Z">
        <w:r w:rsidR="00545509">
          <w:rPr>
            <w:noProof/>
          </w:rPr>
          <w:drawing>
            <wp:inline distT="0" distB="0" distL="0" distR="0" wp14:anchorId="6B47E62D" wp14:editId="55740726">
              <wp:extent cx="4177671" cy="6400800"/>
              <wp:effectExtent l="0" t="0" r="0" b="0"/>
              <wp:docPr id="1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78152" cy="64015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="00DE28E2" w:rsidRPr="00DE28E2">
        <w:rPr>
          <w:noProof/>
        </w:rPr>
        <w:t xml:space="preserve"> </w:t>
      </w:r>
    </w:p>
    <w:p w14:paraId="2ADFB417" w14:textId="2107D6F5" w:rsidR="00545509" w:rsidRPr="00CB5475" w:rsidRDefault="00545509" w:rsidP="00CB5475">
      <w:ins w:id="24" w:author="aprils" w:date="2021-04-15T13:37:00Z">
        <w:r>
          <w:rPr>
            <w:noProof/>
          </w:rPr>
          <w:lastRenderedPageBreak/>
          <w:drawing>
            <wp:inline distT="0" distB="0" distL="0" distR="0" wp14:anchorId="44CE3E82" wp14:editId="0609F9EA">
              <wp:extent cx="3331029" cy="2693778"/>
              <wp:effectExtent l="0" t="0" r="5715" b="4445"/>
              <wp:docPr id="8" name="图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31029" cy="269377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01137E8" w14:textId="77777777" w:rsidR="009402BC" w:rsidRPr="00672947" w:rsidRDefault="009402BC" w:rsidP="009402BC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 xml:space="preserve">功能范围 </w:t>
      </w: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657"/>
        <w:gridCol w:w="1794"/>
        <w:gridCol w:w="4692"/>
        <w:gridCol w:w="1153"/>
      </w:tblGrid>
      <w:tr w:rsidR="009402BC" w14:paraId="04E86232" w14:textId="77777777" w:rsidTr="007A418F">
        <w:trPr>
          <w:jc w:val="center"/>
        </w:trPr>
        <w:tc>
          <w:tcPr>
            <w:tcW w:w="396" w:type="pct"/>
            <w:shd w:val="clear" w:color="auto" w:fill="8EAADB" w:themeFill="accent1" w:themeFillTint="99"/>
          </w:tcPr>
          <w:p w14:paraId="0F9A9E98" w14:textId="77777777" w:rsidR="009402BC" w:rsidRDefault="009402BC" w:rsidP="007A418F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081" w:type="pct"/>
            <w:shd w:val="clear" w:color="auto" w:fill="8EAADB" w:themeFill="accent1" w:themeFillTint="99"/>
          </w:tcPr>
          <w:p w14:paraId="39C2F97F" w14:textId="77777777" w:rsidR="009402BC" w:rsidRDefault="009402BC" w:rsidP="007A418F">
            <w:pPr>
              <w:jc w:val="center"/>
            </w:pPr>
            <w:r>
              <w:rPr>
                <w:rFonts w:hint="eastAsia"/>
              </w:rPr>
              <w:t>功能模块</w:t>
            </w:r>
          </w:p>
        </w:tc>
        <w:tc>
          <w:tcPr>
            <w:tcW w:w="2828" w:type="pct"/>
            <w:shd w:val="clear" w:color="auto" w:fill="8EAADB" w:themeFill="accent1" w:themeFillTint="99"/>
          </w:tcPr>
          <w:p w14:paraId="07EA5388" w14:textId="77777777" w:rsidR="009402BC" w:rsidRDefault="009402BC" w:rsidP="007A418F">
            <w:pPr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695" w:type="pct"/>
            <w:shd w:val="clear" w:color="auto" w:fill="8EAADB" w:themeFill="accent1" w:themeFillTint="99"/>
          </w:tcPr>
          <w:p w14:paraId="43934C71" w14:textId="77777777" w:rsidR="009402BC" w:rsidRDefault="009402BC" w:rsidP="007A418F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</w:tr>
      <w:tr w:rsidR="009402BC" w14:paraId="44071CF3" w14:textId="77777777" w:rsidTr="007A418F">
        <w:trPr>
          <w:jc w:val="center"/>
        </w:trPr>
        <w:tc>
          <w:tcPr>
            <w:tcW w:w="396" w:type="pct"/>
            <w:vAlign w:val="center"/>
          </w:tcPr>
          <w:p w14:paraId="620BD527" w14:textId="77777777" w:rsidR="009402BC" w:rsidRDefault="009402BC" w:rsidP="007A418F">
            <w:pPr>
              <w:jc w:val="center"/>
            </w:pPr>
          </w:p>
        </w:tc>
        <w:tc>
          <w:tcPr>
            <w:tcW w:w="1081" w:type="pct"/>
            <w:vAlign w:val="center"/>
          </w:tcPr>
          <w:p w14:paraId="7AFD33D3" w14:textId="13184D9A" w:rsidR="009402BC" w:rsidRDefault="00CB6909" w:rsidP="007A418F">
            <w:pPr>
              <w:snapToGrid w:val="0"/>
            </w:pPr>
            <w:r>
              <w:rPr>
                <w:rFonts w:hint="eastAsia"/>
              </w:rPr>
              <w:t>微信鉴权</w:t>
            </w:r>
          </w:p>
        </w:tc>
        <w:tc>
          <w:tcPr>
            <w:tcW w:w="2828" w:type="pct"/>
          </w:tcPr>
          <w:p w14:paraId="22881F8F" w14:textId="0DE55ECA" w:rsidR="009402BC" w:rsidRPr="00EC2920" w:rsidRDefault="00CB6909" w:rsidP="007A418F">
            <w:pPr>
              <w:snapToGrid w:val="0"/>
            </w:pPr>
            <w:r>
              <w:rPr>
                <w:rFonts w:hint="eastAsia"/>
              </w:rPr>
              <w:t>指定身份支付</w:t>
            </w:r>
          </w:p>
        </w:tc>
        <w:tc>
          <w:tcPr>
            <w:tcW w:w="695" w:type="pct"/>
          </w:tcPr>
          <w:p w14:paraId="5B2F6373" w14:textId="77777777" w:rsidR="009402BC" w:rsidRPr="000B57B1" w:rsidRDefault="009402BC" w:rsidP="007A418F">
            <w:pPr>
              <w:jc w:val="center"/>
            </w:pPr>
          </w:p>
        </w:tc>
      </w:tr>
      <w:tr w:rsidR="00CB6909" w14:paraId="7EEAE77E" w14:textId="77777777" w:rsidTr="007A418F">
        <w:trPr>
          <w:jc w:val="center"/>
        </w:trPr>
        <w:tc>
          <w:tcPr>
            <w:tcW w:w="396" w:type="pct"/>
            <w:vAlign w:val="center"/>
          </w:tcPr>
          <w:p w14:paraId="12824355" w14:textId="77777777" w:rsidR="00CB6909" w:rsidRDefault="00CB6909" w:rsidP="00CB6909">
            <w:pPr>
              <w:jc w:val="center"/>
            </w:pPr>
          </w:p>
        </w:tc>
        <w:tc>
          <w:tcPr>
            <w:tcW w:w="1081" w:type="pct"/>
            <w:vAlign w:val="center"/>
          </w:tcPr>
          <w:p w14:paraId="2A5DD8BD" w14:textId="434BB159" w:rsidR="00CB6909" w:rsidRDefault="00411496" w:rsidP="00CB6909">
            <w:pPr>
              <w:snapToGrid w:val="0"/>
            </w:pPr>
            <w:ins w:id="25" w:author="aprils" w:date="2021-04-15T11:41:00Z">
              <w:r>
                <w:rPr>
                  <w:rFonts w:hint="eastAsia"/>
                </w:rPr>
                <w:t>纯签约</w:t>
              </w:r>
            </w:ins>
            <w:del w:id="26" w:author="aprils" w:date="2021-04-15T11:41:00Z">
              <w:r w:rsidR="00CB6909" w:rsidDel="00411496">
                <w:rPr>
                  <w:rFonts w:hint="eastAsia"/>
                </w:rPr>
                <w:delText>H</w:delText>
              </w:r>
              <w:r w:rsidR="00CB6909" w:rsidDel="00411496">
                <w:delText>5</w:delText>
              </w:r>
              <w:r w:rsidR="00CB6909" w:rsidDel="00411496">
                <w:rPr>
                  <w:rFonts w:hint="eastAsia"/>
                </w:rPr>
                <w:delText>签约</w:delText>
              </w:r>
            </w:del>
          </w:p>
        </w:tc>
        <w:tc>
          <w:tcPr>
            <w:tcW w:w="2828" w:type="pct"/>
          </w:tcPr>
          <w:p w14:paraId="1B147237" w14:textId="77777777" w:rsidR="00CB6909" w:rsidRDefault="00CB6909" w:rsidP="00CB6909">
            <w:pPr>
              <w:snapToGrid w:val="0"/>
              <w:rPr>
                <w:ins w:id="27" w:author="aprils" w:date="2021-04-15T11:41:00Z"/>
              </w:rPr>
            </w:pPr>
            <w:del w:id="28" w:author="aprils" w:date="2021-04-15T11:41:00Z">
              <w:r w:rsidDel="00411496">
                <w:rPr>
                  <w:rFonts w:hint="eastAsia"/>
                </w:rPr>
                <w:delText>对接纯签约模式</w:delText>
              </w:r>
              <w:r w:rsidR="00AF31DF" w:rsidRPr="00EC2920" w:rsidDel="00411496">
                <w:delText xml:space="preserve"> </w:delText>
              </w:r>
            </w:del>
          </w:p>
          <w:p w14:paraId="663B9EAB" w14:textId="4283E9A9" w:rsidR="00411496" w:rsidRDefault="00411496" w:rsidP="00CB6909">
            <w:pPr>
              <w:snapToGrid w:val="0"/>
              <w:rPr>
                <w:ins w:id="29" w:author="aprils" w:date="2021-04-15T11:41:00Z"/>
              </w:rPr>
            </w:pPr>
            <w:ins w:id="30" w:author="aprils" w:date="2021-04-15T11:41:00Z">
              <w:r>
                <w:rPr>
                  <w:rFonts w:hint="eastAsia"/>
                </w:rPr>
                <w:t>1</w:t>
              </w:r>
              <w:r>
                <w:t>.</w:t>
              </w:r>
              <w:r>
                <w:rPr>
                  <w:rFonts w:hint="eastAsia"/>
                </w:rPr>
                <w:t>公众号</w:t>
              </w:r>
            </w:ins>
            <w:ins w:id="31" w:author="aprils" w:date="2021-04-15T11:42:00Z">
              <w:r>
                <w:rPr>
                  <w:rFonts w:hint="eastAsia"/>
                </w:rPr>
                <w:t>纯</w:t>
              </w:r>
            </w:ins>
            <w:ins w:id="32" w:author="aprils" w:date="2021-04-15T11:41:00Z">
              <w:r>
                <w:rPr>
                  <w:rFonts w:hint="eastAsia"/>
                </w:rPr>
                <w:t>签约</w:t>
              </w:r>
            </w:ins>
          </w:p>
          <w:p w14:paraId="6D50A1B9" w14:textId="200CA665" w:rsidR="00411496" w:rsidRPr="00EC2920" w:rsidRDefault="00411496" w:rsidP="00CB6909">
            <w:pPr>
              <w:snapToGrid w:val="0"/>
              <w:rPr>
                <w:rFonts w:hint="eastAsia"/>
              </w:rPr>
            </w:pPr>
            <w:ins w:id="33" w:author="aprils" w:date="2021-04-15T11:41:00Z">
              <w:r>
                <w:rPr>
                  <w:rFonts w:hint="eastAsia"/>
                </w:rPr>
                <w:t>2</w:t>
              </w:r>
            </w:ins>
            <w:ins w:id="34" w:author="aprils" w:date="2021-04-15T11:42:00Z">
              <w:r>
                <w:t>.H5</w:t>
              </w:r>
              <w:r>
                <w:rPr>
                  <w:rFonts w:hint="eastAsia"/>
                </w:rPr>
                <w:t>纯签约</w:t>
              </w:r>
            </w:ins>
          </w:p>
        </w:tc>
        <w:tc>
          <w:tcPr>
            <w:tcW w:w="695" w:type="pct"/>
          </w:tcPr>
          <w:p w14:paraId="495938F5" w14:textId="77777777" w:rsidR="00CB6909" w:rsidRPr="000B57B1" w:rsidRDefault="00CB6909" w:rsidP="00CB6909">
            <w:pPr>
              <w:jc w:val="center"/>
            </w:pPr>
          </w:p>
        </w:tc>
      </w:tr>
      <w:tr w:rsidR="00CB6909" w14:paraId="5D9FA4E1" w14:textId="77777777" w:rsidTr="007A418F">
        <w:trPr>
          <w:jc w:val="center"/>
        </w:trPr>
        <w:tc>
          <w:tcPr>
            <w:tcW w:w="396" w:type="pct"/>
            <w:vAlign w:val="center"/>
          </w:tcPr>
          <w:p w14:paraId="5FEE7EE0" w14:textId="77777777" w:rsidR="00CB6909" w:rsidRDefault="00CB6909" w:rsidP="00CB6909">
            <w:pPr>
              <w:jc w:val="center"/>
            </w:pPr>
          </w:p>
        </w:tc>
        <w:tc>
          <w:tcPr>
            <w:tcW w:w="1081" w:type="pct"/>
            <w:vAlign w:val="center"/>
          </w:tcPr>
          <w:p w14:paraId="5B864717" w14:textId="13C4DE99" w:rsidR="00CB6909" w:rsidRDefault="00CB6909" w:rsidP="00CB6909">
            <w:pPr>
              <w:snapToGrid w:val="0"/>
            </w:pPr>
            <w:del w:id="35" w:author="aprils" w:date="2021-04-15T11:42:00Z">
              <w:r w:rsidDel="00411496">
                <w:rPr>
                  <w:rFonts w:hint="eastAsia"/>
                </w:rPr>
                <w:delText>H</w:delText>
              </w:r>
              <w:r w:rsidDel="00411496">
                <w:delText>5</w:delText>
              </w:r>
            </w:del>
            <w:r>
              <w:rPr>
                <w:rFonts w:hint="eastAsia"/>
              </w:rPr>
              <w:t>支付</w:t>
            </w:r>
          </w:p>
        </w:tc>
        <w:tc>
          <w:tcPr>
            <w:tcW w:w="2828" w:type="pct"/>
          </w:tcPr>
          <w:p w14:paraId="743ECB73" w14:textId="0BCD2AB6" w:rsidR="00411496" w:rsidRDefault="00411496" w:rsidP="00CB6909">
            <w:pPr>
              <w:snapToGrid w:val="0"/>
              <w:rPr>
                <w:ins w:id="36" w:author="aprils" w:date="2021-04-15T11:42:00Z"/>
              </w:rPr>
            </w:pPr>
            <w:ins w:id="37" w:author="aprils" w:date="2021-04-15T11:42:00Z">
              <w:r>
                <w:rPr>
                  <w:rFonts w:hint="eastAsia"/>
                </w:rPr>
                <w:t>1</w:t>
              </w:r>
              <w:r>
                <w:t>.H5</w:t>
              </w:r>
              <w:r>
                <w:rPr>
                  <w:rFonts w:hint="eastAsia"/>
                </w:rPr>
                <w:t>支付</w:t>
              </w:r>
            </w:ins>
          </w:p>
          <w:p w14:paraId="58EC3872" w14:textId="6291E721" w:rsidR="00411496" w:rsidRDefault="00411496" w:rsidP="00CB6909">
            <w:pPr>
              <w:snapToGrid w:val="0"/>
              <w:rPr>
                <w:ins w:id="38" w:author="aprils" w:date="2021-04-15T11:42:00Z"/>
                <w:rFonts w:hint="eastAsia"/>
              </w:rPr>
            </w:pPr>
            <w:ins w:id="39" w:author="aprils" w:date="2021-04-15T11:42:00Z">
              <w:r>
                <w:rPr>
                  <w:rFonts w:hint="eastAsia"/>
                </w:rPr>
                <w:t>2</w:t>
              </w:r>
              <w:r>
                <w:t>.J</w:t>
              </w:r>
            </w:ins>
            <w:ins w:id="40" w:author="aprils" w:date="2021-04-15T11:43:00Z">
              <w:r>
                <w:t>SAPI</w:t>
              </w:r>
              <w:r>
                <w:rPr>
                  <w:rFonts w:hint="eastAsia"/>
                </w:rPr>
                <w:t>支付</w:t>
              </w:r>
            </w:ins>
          </w:p>
          <w:p w14:paraId="496236E4" w14:textId="05A6BD2F" w:rsidR="00CB6909" w:rsidRDefault="00AF31DF" w:rsidP="00CB6909">
            <w:pPr>
              <w:snapToGrid w:val="0"/>
            </w:pPr>
            <w:del w:id="41" w:author="aprils" w:date="2021-04-15T11:42:00Z">
              <w:r w:rsidDel="00411496">
                <w:rPr>
                  <w:rFonts w:hint="eastAsia"/>
                </w:rPr>
                <w:delText>对接微信支付</w:delText>
              </w:r>
            </w:del>
          </w:p>
        </w:tc>
        <w:tc>
          <w:tcPr>
            <w:tcW w:w="695" w:type="pct"/>
          </w:tcPr>
          <w:p w14:paraId="57E09421" w14:textId="77777777" w:rsidR="00CB6909" w:rsidRPr="000B57B1" w:rsidRDefault="00CB6909" w:rsidP="00CB6909">
            <w:pPr>
              <w:jc w:val="center"/>
            </w:pPr>
          </w:p>
        </w:tc>
      </w:tr>
      <w:tr w:rsidR="00AF31DF" w14:paraId="2E407415" w14:textId="77777777" w:rsidTr="007A418F">
        <w:trPr>
          <w:jc w:val="center"/>
        </w:trPr>
        <w:tc>
          <w:tcPr>
            <w:tcW w:w="396" w:type="pct"/>
            <w:vAlign w:val="center"/>
          </w:tcPr>
          <w:p w14:paraId="2E03C560" w14:textId="77777777" w:rsidR="00AF31DF" w:rsidRDefault="00AF31DF" w:rsidP="00CB6909">
            <w:pPr>
              <w:jc w:val="center"/>
            </w:pPr>
          </w:p>
        </w:tc>
        <w:tc>
          <w:tcPr>
            <w:tcW w:w="1081" w:type="pct"/>
            <w:vAlign w:val="center"/>
          </w:tcPr>
          <w:p w14:paraId="61B7C060" w14:textId="10194A1C" w:rsidR="00AF31DF" w:rsidRDefault="00AF31DF" w:rsidP="00CB6909">
            <w:pPr>
              <w:snapToGrid w:val="0"/>
            </w:pPr>
            <w:r>
              <w:rPr>
                <w:rFonts w:hint="eastAsia"/>
              </w:rPr>
              <w:t>续期</w:t>
            </w:r>
          </w:p>
        </w:tc>
        <w:tc>
          <w:tcPr>
            <w:tcW w:w="2828" w:type="pct"/>
          </w:tcPr>
          <w:p w14:paraId="615C0E2C" w14:textId="1D3F7CCE" w:rsidR="00AF31DF" w:rsidRDefault="00AF31DF" w:rsidP="00CB6909">
            <w:pPr>
              <w:snapToGrid w:val="0"/>
            </w:pPr>
            <w:r>
              <w:rPr>
                <w:rFonts w:hint="eastAsia"/>
              </w:rPr>
              <w:t>对接微信扣款</w:t>
            </w:r>
          </w:p>
        </w:tc>
        <w:tc>
          <w:tcPr>
            <w:tcW w:w="695" w:type="pct"/>
          </w:tcPr>
          <w:p w14:paraId="23988C05" w14:textId="77777777" w:rsidR="00AF31DF" w:rsidRPr="000B57B1" w:rsidRDefault="00AF31DF" w:rsidP="00CB6909">
            <w:pPr>
              <w:jc w:val="center"/>
            </w:pPr>
          </w:p>
        </w:tc>
      </w:tr>
    </w:tbl>
    <w:p w14:paraId="63AF362A" w14:textId="062DF9C9" w:rsidR="00CB6909" w:rsidRDefault="00CB6909" w:rsidP="009402BC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>除外范围</w:t>
      </w:r>
    </w:p>
    <w:p w14:paraId="2CD435AA" w14:textId="3BEE2132" w:rsidR="00CB6909" w:rsidRDefault="00CB6909" w:rsidP="00E75627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本次仅对接挺好保三年期产品，其余产品不在本次对接范围内</w:t>
      </w:r>
      <w:r w:rsidR="00E75627">
        <w:rPr>
          <w:rFonts w:hint="eastAsia"/>
        </w:rPr>
        <w:t>；</w:t>
      </w:r>
    </w:p>
    <w:p w14:paraId="61FEF46A" w14:textId="3BB5FDA9" w:rsidR="00CB6909" w:rsidRDefault="00E75627" w:rsidP="00E75627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本次仅对接新契约</w:t>
      </w:r>
      <w:r w:rsidR="001224BE">
        <w:rPr>
          <w:rFonts w:hint="eastAsia"/>
        </w:rPr>
        <w:t>和续期</w:t>
      </w:r>
      <w:r>
        <w:rPr>
          <w:rFonts w:hint="eastAsia"/>
        </w:rPr>
        <w:t>，其余业务流程暂不对接</w:t>
      </w:r>
      <w:r w:rsidR="00CD7804">
        <w:rPr>
          <w:rFonts w:hint="eastAsia"/>
        </w:rPr>
        <w:t>；</w:t>
      </w:r>
    </w:p>
    <w:p w14:paraId="0B93A109" w14:textId="4541BE0D" w:rsidR="00411496" w:rsidRDefault="00AC58D0" w:rsidP="00411496">
      <w:pPr>
        <w:pStyle w:val="a4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不支持使用信用卡支付</w:t>
      </w:r>
      <w:r w:rsidR="004001BD">
        <w:rPr>
          <w:rFonts w:hint="eastAsia"/>
        </w:rPr>
        <w:t>（</w:t>
      </w:r>
      <w:r w:rsidR="004001BD" w:rsidRPr="004001BD">
        <w:t>no_credit</w:t>
      </w:r>
      <w:r w:rsidR="004001BD">
        <w:rPr>
          <w:rFonts w:hint="eastAsia"/>
        </w:rPr>
        <w:t>）</w:t>
      </w:r>
      <w:r>
        <w:rPr>
          <w:rFonts w:hint="eastAsia"/>
        </w:rPr>
        <w:t>。</w:t>
      </w:r>
    </w:p>
    <w:p w14:paraId="50854559" w14:textId="447FD231" w:rsidR="009402BC" w:rsidRDefault="009402BC" w:rsidP="009402BC">
      <w:pPr>
        <w:pStyle w:val="2"/>
        <w:numPr>
          <w:ilvl w:val="1"/>
          <w:numId w:val="3"/>
        </w:numPr>
        <w:spacing w:before="260" w:after="260" w:line="416" w:lineRule="auto"/>
      </w:pPr>
      <w:r w:rsidRPr="002D49EE">
        <w:rPr>
          <w:rFonts w:hint="eastAsia"/>
        </w:rPr>
        <w:t>交互及视觉</w:t>
      </w:r>
      <w:r w:rsidRPr="002D49EE">
        <w:t>D</w:t>
      </w:r>
      <w:r w:rsidRPr="002D49EE">
        <w:rPr>
          <w:rFonts w:hint="eastAsia"/>
        </w:rPr>
        <w:t>emo</w:t>
      </w:r>
      <w:r>
        <w:t xml:space="preserve"> </w:t>
      </w:r>
    </w:p>
    <w:p w14:paraId="76AF7AF6" w14:textId="0C7E828B" w:rsidR="00485782" w:rsidRPr="00485782" w:rsidRDefault="007C76F9" w:rsidP="00485782">
      <w:pPr>
        <w:rPr>
          <w:rFonts w:hint="eastAsia"/>
        </w:rPr>
      </w:pPr>
      <w:ins w:id="42" w:author="aprils" w:date="2021-04-15T13:46:00Z">
        <w:r>
          <w:rPr>
            <w:rFonts w:hint="eastAsia"/>
          </w:rPr>
          <w:t>签约和支付流程如下，具体微信内U</w:t>
        </w:r>
        <w:r>
          <w:t>I</w:t>
        </w:r>
        <w:r>
          <w:rPr>
            <w:rFonts w:hint="eastAsia"/>
          </w:rPr>
          <w:t>流程以实际交互为准。</w:t>
        </w:r>
      </w:ins>
    </w:p>
    <w:p w14:paraId="5CDCAF65" w14:textId="3ECAB039" w:rsidR="00AC58D0" w:rsidRPr="00AC58D0" w:rsidRDefault="00E406FF" w:rsidP="00AC58D0">
      <w:r>
        <w:rPr>
          <w:noProof/>
        </w:rPr>
        <w:lastRenderedPageBreak/>
        <w:drawing>
          <wp:inline distT="0" distB="0" distL="0" distR="0" wp14:anchorId="00D75B4B" wp14:editId="70354695">
            <wp:extent cx="5274310" cy="20808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DF03" w14:textId="47DCE2DB" w:rsidR="00AC4F49" w:rsidRDefault="00E406FF" w:rsidP="00AC4F49">
      <w:r>
        <w:rPr>
          <w:noProof/>
        </w:rPr>
        <w:drawing>
          <wp:inline distT="0" distB="0" distL="0" distR="0" wp14:anchorId="3FB451D3" wp14:editId="0A412FA2">
            <wp:extent cx="5274310" cy="20999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B775" w14:textId="50120BFC" w:rsidR="00A735AE" w:rsidRDefault="00A735AE" w:rsidP="00AC4F49">
      <w:r>
        <w:rPr>
          <w:rFonts w:hint="eastAsia"/>
        </w:rPr>
        <w:t>实名认证：</w:t>
      </w:r>
    </w:p>
    <w:p w14:paraId="02851DAA" w14:textId="30FFAE5A" w:rsidR="00485782" w:rsidRPr="00AC4F49" w:rsidRDefault="00D0140B" w:rsidP="00AC4F4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C1B9A3E" wp14:editId="02AFD121">
            <wp:extent cx="4403271" cy="4422886"/>
            <wp:effectExtent l="0" t="0" r="0" b="0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128" cy="442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399B" w14:textId="7F2D44CD" w:rsidR="009402BC" w:rsidRDefault="009402BC" w:rsidP="009402BC">
      <w:pPr>
        <w:pStyle w:val="1"/>
        <w:numPr>
          <w:ilvl w:val="0"/>
          <w:numId w:val="3"/>
        </w:numPr>
      </w:pPr>
      <w:r>
        <w:rPr>
          <w:rFonts w:hint="eastAsia"/>
        </w:rPr>
        <w:t>【产品详述】</w:t>
      </w:r>
    </w:p>
    <w:p w14:paraId="06B5693B" w14:textId="2D26625B" w:rsidR="00CB6909" w:rsidRDefault="00CB6909" w:rsidP="00E75627">
      <w:pPr>
        <w:ind w:left="425" w:firstLineChars="200" w:firstLine="420"/>
      </w:pPr>
    </w:p>
    <w:p w14:paraId="6D28B3B7" w14:textId="1BD6C9EC" w:rsidR="009402BC" w:rsidRDefault="00CB6909" w:rsidP="009402BC">
      <w:pPr>
        <w:pStyle w:val="2"/>
        <w:numPr>
          <w:ilvl w:val="1"/>
          <w:numId w:val="3"/>
        </w:numPr>
        <w:spacing w:before="260" w:after="260" w:line="416" w:lineRule="auto"/>
      </w:pPr>
      <w:del w:id="43" w:author="aprils" w:date="2021-04-15T11:41:00Z">
        <w:r w:rsidDel="00411496">
          <w:rPr>
            <w:rFonts w:hint="eastAsia"/>
          </w:rPr>
          <w:delText>H</w:delText>
        </w:r>
        <w:r w:rsidDel="00411496">
          <w:delText>5</w:delText>
        </w:r>
      </w:del>
      <w:r>
        <w:rPr>
          <w:rFonts w:hint="eastAsia"/>
        </w:rPr>
        <w:t>纯签约</w:t>
      </w:r>
      <w:r w:rsidR="00CD7804">
        <w:rPr>
          <w:rFonts w:hint="eastAsia"/>
        </w:rPr>
        <w:t xml:space="preserve"> &amp;</w:t>
      </w:r>
      <w:r w:rsidR="00CD7804">
        <w:t xml:space="preserve"> </w:t>
      </w:r>
      <w:r w:rsidR="00CD7804">
        <w:rPr>
          <w:rFonts w:hint="eastAsia"/>
        </w:rPr>
        <w:t>支付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79"/>
        <w:gridCol w:w="6317"/>
      </w:tblGrid>
      <w:tr w:rsidR="00CB6909" w:rsidRPr="009C58E3" w14:paraId="56D2E7B7" w14:textId="77777777" w:rsidTr="007A418F">
        <w:trPr>
          <w:trHeight w:val="454"/>
          <w:tblHeader/>
        </w:trPr>
        <w:tc>
          <w:tcPr>
            <w:tcW w:w="1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EAADB" w:themeFill="accent1" w:themeFillTint="99"/>
            <w:vAlign w:val="center"/>
          </w:tcPr>
          <w:p w14:paraId="50772E9C" w14:textId="77777777" w:rsidR="00CB6909" w:rsidRPr="009C58E3" w:rsidRDefault="00CB6909" w:rsidP="007A418F">
            <w:pPr>
              <w:jc w:val="center"/>
              <w:rPr>
                <w:szCs w:val="18"/>
              </w:rPr>
            </w:pPr>
            <w:r w:rsidRPr="009C58E3">
              <w:rPr>
                <w:rFonts w:hint="eastAsia"/>
                <w:szCs w:val="18"/>
              </w:rPr>
              <w:t>字段</w:t>
            </w:r>
          </w:p>
        </w:tc>
        <w:tc>
          <w:tcPr>
            <w:tcW w:w="3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EAADB" w:themeFill="accent1" w:themeFillTint="99"/>
            <w:vAlign w:val="center"/>
          </w:tcPr>
          <w:p w14:paraId="07440079" w14:textId="77777777" w:rsidR="00CB6909" w:rsidRPr="009C58E3" w:rsidRDefault="00CB6909" w:rsidP="007A418F">
            <w:pPr>
              <w:jc w:val="center"/>
              <w:rPr>
                <w:szCs w:val="18"/>
              </w:rPr>
            </w:pPr>
            <w:r w:rsidRPr="009C58E3">
              <w:rPr>
                <w:rFonts w:hint="eastAsia"/>
                <w:szCs w:val="18"/>
              </w:rPr>
              <w:t>值</w:t>
            </w:r>
          </w:p>
        </w:tc>
      </w:tr>
      <w:tr w:rsidR="00CB6909" w:rsidRPr="009C58E3" w14:paraId="75045D39" w14:textId="77777777" w:rsidTr="007A418F">
        <w:trPr>
          <w:trHeight w:val="231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74103570" w14:textId="77777777" w:rsidR="00CB6909" w:rsidRPr="009C58E3" w:rsidRDefault="00CB6909" w:rsidP="007A418F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参与人</w:t>
            </w:r>
            <w:r w:rsidRPr="009C58E3">
              <w:rPr>
                <w:bCs/>
                <w:szCs w:val="18"/>
              </w:rPr>
              <w:t>/</w:t>
            </w:r>
            <w:r w:rsidRPr="009C58E3">
              <w:rPr>
                <w:rFonts w:hint="eastAsia"/>
                <w:bCs/>
                <w:szCs w:val="18"/>
              </w:rPr>
              <w:t>涉及系统</w:t>
            </w:r>
          </w:p>
        </w:tc>
        <w:tc>
          <w:tcPr>
            <w:tcW w:w="3807" w:type="pct"/>
            <w:shd w:val="clear" w:color="auto" w:fill="auto"/>
          </w:tcPr>
          <w:p w14:paraId="2CDF0159" w14:textId="77777777" w:rsidR="00CB6909" w:rsidRDefault="00CB6909" w:rsidP="007A418F">
            <w:pPr>
              <w:rPr>
                <w:szCs w:val="18"/>
              </w:rPr>
            </w:pPr>
            <w:r w:rsidRPr="009C58E3">
              <w:rPr>
                <w:rFonts w:hint="eastAsia"/>
                <w:szCs w:val="18"/>
              </w:rPr>
              <w:t>参与人：客户；</w:t>
            </w:r>
          </w:p>
          <w:p w14:paraId="02439052" w14:textId="3F87E1DE" w:rsidR="00CB6909" w:rsidRPr="009C58E3" w:rsidRDefault="00CB6909" w:rsidP="007A418F">
            <w:pPr>
              <w:rPr>
                <w:szCs w:val="18"/>
              </w:rPr>
            </w:pPr>
            <w:r w:rsidRPr="009C58E3">
              <w:rPr>
                <w:rFonts w:hint="eastAsia"/>
                <w:szCs w:val="18"/>
              </w:rPr>
              <w:t>涉及系统</w:t>
            </w:r>
            <w:r>
              <w:rPr>
                <w:rFonts w:hint="eastAsia"/>
                <w:szCs w:val="18"/>
              </w:rPr>
              <w:t>：</w:t>
            </w:r>
            <w:r w:rsidRPr="009C58E3">
              <w:rPr>
                <w:rFonts w:hint="eastAsia"/>
                <w:szCs w:val="18"/>
              </w:rPr>
              <w:t>H5</w:t>
            </w:r>
            <w:r w:rsidR="00E75627">
              <w:rPr>
                <w:rFonts w:hint="eastAsia"/>
                <w:szCs w:val="18"/>
              </w:rPr>
              <w:t>、F</w:t>
            </w:r>
            <w:r w:rsidR="00E75627">
              <w:rPr>
                <w:szCs w:val="18"/>
              </w:rPr>
              <w:t>MT</w:t>
            </w:r>
            <w:r w:rsidR="00E75627">
              <w:rPr>
                <w:rFonts w:hint="eastAsia"/>
                <w:szCs w:val="18"/>
              </w:rPr>
              <w:t>、微信</w:t>
            </w:r>
          </w:p>
        </w:tc>
      </w:tr>
      <w:tr w:rsidR="00CB6909" w:rsidRPr="009C58E3" w14:paraId="1C9D116B" w14:textId="77777777" w:rsidTr="007A418F">
        <w:trPr>
          <w:trHeight w:val="168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43793FD5" w14:textId="77777777" w:rsidR="00CB6909" w:rsidRPr="009C58E3" w:rsidRDefault="00CB6909" w:rsidP="007A418F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前置条件</w:t>
            </w:r>
            <w:r w:rsidRPr="009C58E3">
              <w:rPr>
                <w:bCs/>
                <w:szCs w:val="18"/>
              </w:rPr>
              <w:t>/</w:t>
            </w:r>
            <w:r w:rsidRPr="009C58E3">
              <w:rPr>
                <w:rFonts w:hint="eastAsia"/>
                <w:bCs/>
                <w:szCs w:val="18"/>
              </w:rPr>
              <w:t>输入</w:t>
            </w:r>
          </w:p>
        </w:tc>
        <w:tc>
          <w:tcPr>
            <w:tcW w:w="3807" w:type="pct"/>
            <w:shd w:val="clear" w:color="auto" w:fill="auto"/>
          </w:tcPr>
          <w:p w14:paraId="1D929CFB" w14:textId="06444F5E" w:rsidR="00CB6909" w:rsidRPr="009C58E3" w:rsidRDefault="00E75627" w:rsidP="007A418F">
            <w:pPr>
              <w:rPr>
                <w:szCs w:val="18"/>
              </w:rPr>
            </w:pPr>
            <w:r w:rsidRPr="00D3472B">
              <w:rPr>
                <w:rFonts w:ascii="等线" w:eastAsia="等线" w:hAnsi="等线" w:hint="eastAsia"/>
                <w:iCs/>
                <w:szCs w:val="18"/>
              </w:rPr>
              <w:t>H5渠道购买产品，且产品存在续期或续保收费</w:t>
            </w:r>
          </w:p>
        </w:tc>
      </w:tr>
      <w:tr w:rsidR="00CB6909" w:rsidRPr="009C58E3" w14:paraId="477FFB11" w14:textId="77777777" w:rsidTr="007A418F">
        <w:trPr>
          <w:trHeight w:val="258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50B1ED3E" w14:textId="77777777" w:rsidR="00CB6909" w:rsidRPr="009C58E3" w:rsidRDefault="00CB6909" w:rsidP="007A418F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后置条件</w:t>
            </w:r>
            <w:r w:rsidRPr="009C58E3">
              <w:rPr>
                <w:bCs/>
                <w:szCs w:val="18"/>
              </w:rPr>
              <w:t>/</w:t>
            </w:r>
            <w:r w:rsidRPr="009C58E3">
              <w:rPr>
                <w:rFonts w:hint="eastAsia"/>
                <w:bCs/>
                <w:szCs w:val="18"/>
              </w:rPr>
              <w:t>输出</w:t>
            </w:r>
          </w:p>
        </w:tc>
        <w:tc>
          <w:tcPr>
            <w:tcW w:w="3807" w:type="pct"/>
            <w:shd w:val="clear" w:color="auto" w:fill="auto"/>
          </w:tcPr>
          <w:p w14:paraId="54E74647" w14:textId="66398145" w:rsidR="00CB6909" w:rsidRPr="009C58E3" w:rsidRDefault="00AC58D0" w:rsidP="007A418F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支付成功/失败</w:t>
            </w:r>
          </w:p>
        </w:tc>
      </w:tr>
      <w:tr w:rsidR="00CB6909" w:rsidRPr="009C58E3" w14:paraId="16E3033F" w14:textId="77777777" w:rsidTr="007A418F">
        <w:trPr>
          <w:trHeight w:val="454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13CF9CE3" w14:textId="77777777" w:rsidR="00CB6909" w:rsidRPr="009C58E3" w:rsidRDefault="00CB6909" w:rsidP="007A418F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主流程描述</w:t>
            </w:r>
          </w:p>
        </w:tc>
        <w:tc>
          <w:tcPr>
            <w:tcW w:w="3807" w:type="pct"/>
            <w:shd w:val="clear" w:color="auto" w:fill="auto"/>
          </w:tcPr>
          <w:p w14:paraId="2104CC95" w14:textId="6771CFFF" w:rsidR="00CB6909" w:rsidRDefault="00E75627" w:rsidP="00E75627">
            <w:pPr>
              <w:pStyle w:val="a4"/>
              <w:numPr>
                <w:ilvl w:val="0"/>
                <w:numId w:val="9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客户通过H</w:t>
            </w:r>
            <w:r>
              <w:rPr>
                <w:szCs w:val="18"/>
              </w:rPr>
              <w:t>5</w:t>
            </w:r>
            <w:r>
              <w:rPr>
                <w:rFonts w:hint="eastAsia"/>
                <w:szCs w:val="18"/>
              </w:rPr>
              <w:t>购买产品，核保通过</w:t>
            </w:r>
          </w:p>
          <w:p w14:paraId="5856855B" w14:textId="1445638C" w:rsidR="00E75627" w:rsidRDefault="00E75627" w:rsidP="00E75627">
            <w:pPr>
              <w:pStyle w:val="a4"/>
              <w:numPr>
                <w:ilvl w:val="0"/>
                <w:numId w:val="9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存在续期、续保险种，H</w:t>
            </w:r>
            <w:r>
              <w:rPr>
                <w:szCs w:val="18"/>
              </w:rPr>
              <w:t>5</w:t>
            </w:r>
            <w:r>
              <w:rPr>
                <w:rFonts w:hint="eastAsia"/>
                <w:szCs w:val="18"/>
              </w:rPr>
              <w:t>端选择微信支付方式，进入微信</w:t>
            </w:r>
            <w:del w:id="44" w:author="aprils" w:date="2021-04-15T13:19:00Z">
              <w:r w:rsidDel="00D0140B">
                <w:rPr>
                  <w:rFonts w:hint="eastAsia"/>
                  <w:szCs w:val="18"/>
                </w:rPr>
                <w:delText>H</w:delText>
              </w:r>
              <w:r w:rsidDel="00D0140B">
                <w:rPr>
                  <w:szCs w:val="18"/>
                </w:rPr>
                <w:delText>5</w:delText>
              </w:r>
            </w:del>
            <w:r>
              <w:rPr>
                <w:rFonts w:hint="eastAsia"/>
                <w:szCs w:val="18"/>
              </w:rPr>
              <w:t>纯签约页面，完成签约。</w:t>
            </w:r>
          </w:p>
          <w:p w14:paraId="0A1A42F2" w14:textId="5AA35AA0" w:rsidR="00D0140B" w:rsidRDefault="00D0140B" w:rsidP="00D0140B">
            <w:pPr>
              <w:pStyle w:val="a4"/>
              <w:numPr>
                <w:ilvl w:val="0"/>
                <w:numId w:val="27"/>
              </w:numPr>
              <w:ind w:firstLineChars="0"/>
              <w:rPr>
                <w:ins w:id="45" w:author="aprils" w:date="2021-04-15T13:20:00Z"/>
                <w:szCs w:val="18"/>
              </w:rPr>
            </w:pPr>
            <w:ins w:id="46" w:author="aprils" w:date="2021-04-15T13:19:00Z">
              <w:r>
                <w:rPr>
                  <w:rFonts w:hint="eastAsia"/>
                  <w:szCs w:val="18"/>
                </w:rPr>
                <w:t>若在微信</w:t>
              </w:r>
            </w:ins>
            <w:ins w:id="47" w:author="aprils" w:date="2021-04-15T13:22:00Z">
              <w:r>
                <w:rPr>
                  <w:rFonts w:hint="eastAsia"/>
                  <w:szCs w:val="18"/>
                </w:rPr>
                <w:t>外浏览器唤起</w:t>
              </w:r>
            </w:ins>
            <w:ins w:id="48" w:author="aprils" w:date="2021-04-15T13:20:00Z">
              <w:r>
                <w:rPr>
                  <w:rFonts w:hint="eastAsia"/>
                  <w:szCs w:val="18"/>
                </w:rPr>
                <w:t>，则</w:t>
              </w:r>
            </w:ins>
            <w:ins w:id="49" w:author="aprils" w:date="2021-04-15T13:23:00Z">
              <w:r>
                <w:rPr>
                  <w:rFonts w:hint="eastAsia"/>
                  <w:szCs w:val="18"/>
                </w:rPr>
                <w:t>调用</w:t>
              </w:r>
            </w:ins>
            <w:ins w:id="50" w:author="aprils" w:date="2021-04-15T13:20:00Z">
              <w:r>
                <w:rPr>
                  <w:rFonts w:hint="eastAsia"/>
                  <w:szCs w:val="18"/>
                </w:rPr>
                <w:t>H</w:t>
              </w:r>
              <w:r>
                <w:rPr>
                  <w:szCs w:val="18"/>
                </w:rPr>
                <w:t>5</w:t>
              </w:r>
              <w:r>
                <w:rPr>
                  <w:rFonts w:hint="eastAsia"/>
                  <w:szCs w:val="18"/>
                </w:rPr>
                <w:t>纯签约；</w:t>
              </w:r>
            </w:ins>
          </w:p>
          <w:p w14:paraId="4508B9A4" w14:textId="12722954" w:rsidR="00D0140B" w:rsidRDefault="00D0140B" w:rsidP="00D0140B">
            <w:pPr>
              <w:pStyle w:val="a4"/>
              <w:numPr>
                <w:ilvl w:val="0"/>
                <w:numId w:val="27"/>
              </w:numPr>
              <w:ind w:firstLineChars="0"/>
              <w:rPr>
                <w:rFonts w:hint="eastAsia"/>
                <w:szCs w:val="18"/>
              </w:rPr>
            </w:pPr>
            <w:ins w:id="51" w:author="aprils" w:date="2021-04-15T13:20:00Z">
              <w:r>
                <w:rPr>
                  <w:rFonts w:hint="eastAsia"/>
                  <w:szCs w:val="18"/>
                </w:rPr>
                <w:t>若在微信内</w:t>
              </w:r>
            </w:ins>
            <w:ins w:id="52" w:author="aprils" w:date="2021-04-15T13:22:00Z">
              <w:r>
                <w:rPr>
                  <w:rFonts w:hint="eastAsia"/>
                  <w:szCs w:val="18"/>
                </w:rPr>
                <w:t>唤起</w:t>
              </w:r>
            </w:ins>
            <w:ins w:id="53" w:author="aprils" w:date="2021-04-15T13:20:00Z">
              <w:r>
                <w:rPr>
                  <w:rFonts w:hint="eastAsia"/>
                  <w:szCs w:val="18"/>
                </w:rPr>
                <w:t>，则</w:t>
              </w:r>
            </w:ins>
            <w:ins w:id="54" w:author="aprils" w:date="2021-04-15T13:23:00Z">
              <w:r>
                <w:rPr>
                  <w:rFonts w:hint="eastAsia"/>
                  <w:szCs w:val="18"/>
                </w:rPr>
                <w:t>调用</w:t>
              </w:r>
            </w:ins>
            <w:ins w:id="55" w:author="aprils" w:date="2021-04-15T13:20:00Z">
              <w:r>
                <w:rPr>
                  <w:rFonts w:hint="eastAsia"/>
                  <w:szCs w:val="18"/>
                </w:rPr>
                <w:t>公众号签约。</w:t>
              </w:r>
            </w:ins>
            <w:del w:id="56" w:author="aprils" w:date="2021-04-15T13:19:00Z">
              <w:r w:rsidDel="00D0140B">
                <w:rPr>
                  <w:rFonts w:hint="eastAsia"/>
                  <w:szCs w:val="18"/>
                </w:rPr>
                <w:delText xml:space="preserve"> </w:delText>
              </w:r>
              <w:r w:rsidDel="00D0140B">
                <w:rPr>
                  <w:szCs w:val="18"/>
                </w:rPr>
                <w:delText xml:space="preserve"> </w:delText>
              </w:r>
            </w:del>
          </w:p>
          <w:p w14:paraId="7F90709D" w14:textId="25640E3E" w:rsidR="00E75627" w:rsidRDefault="00585BBF" w:rsidP="00E75627">
            <w:pPr>
              <w:pStyle w:val="a4"/>
              <w:numPr>
                <w:ilvl w:val="0"/>
                <w:numId w:val="9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lastRenderedPageBreak/>
              <w:t>签约成功后</w:t>
            </w:r>
            <w:r w:rsidR="00E75627">
              <w:rPr>
                <w:rFonts w:hint="eastAsia"/>
                <w:szCs w:val="18"/>
              </w:rPr>
              <w:t>，</w:t>
            </w:r>
            <w:r w:rsidR="00E75627" w:rsidRPr="00E75627">
              <w:rPr>
                <w:rFonts w:hint="eastAsia"/>
                <w:szCs w:val="18"/>
              </w:rPr>
              <w:t>通过后台接口申请扣款来完成</w:t>
            </w:r>
            <w:r w:rsidR="00E75627">
              <w:rPr>
                <w:rFonts w:hint="eastAsia"/>
                <w:szCs w:val="18"/>
              </w:rPr>
              <w:t>扣款</w:t>
            </w:r>
            <w:r w:rsidR="00E75627" w:rsidRPr="00E75627">
              <w:rPr>
                <w:rFonts w:hint="eastAsia"/>
                <w:szCs w:val="18"/>
              </w:rPr>
              <w:t>。</w:t>
            </w:r>
          </w:p>
          <w:p w14:paraId="0A832829" w14:textId="1DE5E29F" w:rsidR="00D0140B" w:rsidRDefault="00D0140B" w:rsidP="00D0140B">
            <w:pPr>
              <w:pStyle w:val="a4"/>
              <w:numPr>
                <w:ilvl w:val="0"/>
                <w:numId w:val="28"/>
              </w:numPr>
              <w:ind w:firstLineChars="0"/>
              <w:rPr>
                <w:ins w:id="57" w:author="aprils" w:date="2021-04-15T13:21:00Z"/>
                <w:szCs w:val="18"/>
              </w:rPr>
            </w:pPr>
            <w:ins w:id="58" w:author="aprils" w:date="2021-04-15T13:21:00Z">
              <w:r>
                <w:rPr>
                  <w:rFonts w:hint="eastAsia"/>
                  <w:szCs w:val="18"/>
                </w:rPr>
                <w:t>若在微信外</w:t>
              </w:r>
            </w:ins>
            <w:ins w:id="59" w:author="aprils" w:date="2021-04-15T13:22:00Z">
              <w:r>
                <w:rPr>
                  <w:rFonts w:hint="eastAsia"/>
                  <w:szCs w:val="18"/>
                </w:rPr>
                <w:t>浏览器唤起支付</w:t>
              </w:r>
            </w:ins>
            <w:ins w:id="60" w:author="aprils" w:date="2021-04-15T13:21:00Z">
              <w:r>
                <w:rPr>
                  <w:rFonts w:hint="eastAsia"/>
                  <w:szCs w:val="18"/>
                </w:rPr>
                <w:t>，则调用H</w:t>
              </w:r>
              <w:r>
                <w:rPr>
                  <w:szCs w:val="18"/>
                </w:rPr>
                <w:t>5</w:t>
              </w:r>
              <w:r>
                <w:rPr>
                  <w:rFonts w:hint="eastAsia"/>
                  <w:szCs w:val="18"/>
                </w:rPr>
                <w:t>支付；</w:t>
              </w:r>
            </w:ins>
          </w:p>
          <w:p w14:paraId="351CC931" w14:textId="37541278" w:rsidR="00D0140B" w:rsidRDefault="00D0140B" w:rsidP="00D0140B">
            <w:pPr>
              <w:pStyle w:val="a4"/>
              <w:numPr>
                <w:ilvl w:val="0"/>
                <w:numId w:val="28"/>
              </w:numPr>
              <w:ind w:firstLineChars="0"/>
              <w:rPr>
                <w:rFonts w:hint="eastAsia"/>
                <w:szCs w:val="18"/>
              </w:rPr>
            </w:pPr>
            <w:ins w:id="61" w:author="aprils" w:date="2021-04-15T13:21:00Z">
              <w:r>
                <w:rPr>
                  <w:rFonts w:hint="eastAsia"/>
                  <w:szCs w:val="18"/>
                </w:rPr>
                <w:t>若在微信内</w:t>
              </w:r>
            </w:ins>
            <w:ins w:id="62" w:author="aprils" w:date="2021-04-15T13:22:00Z">
              <w:r>
                <w:rPr>
                  <w:rFonts w:hint="eastAsia"/>
                  <w:szCs w:val="18"/>
                </w:rPr>
                <w:t>唤起支付，则调用J</w:t>
              </w:r>
              <w:r>
                <w:rPr>
                  <w:szCs w:val="18"/>
                </w:rPr>
                <w:t>SAPI</w:t>
              </w:r>
              <w:r>
                <w:rPr>
                  <w:rFonts w:hint="eastAsia"/>
                  <w:szCs w:val="18"/>
                </w:rPr>
                <w:t>支付。</w:t>
              </w:r>
            </w:ins>
          </w:p>
          <w:p w14:paraId="71A9B71F" w14:textId="46A61CCB" w:rsidR="00AC58D0" w:rsidRPr="00E75627" w:rsidRDefault="00AC58D0" w:rsidP="00E75627">
            <w:pPr>
              <w:pStyle w:val="a4"/>
              <w:numPr>
                <w:ilvl w:val="0"/>
                <w:numId w:val="9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支付成功，进入微信支付成功页面，点击【完成】后进行订单支付成功页面；若支付失败，则在待支付页面提示“支付失败，请点击【确认支付】重新发起支付”。</w:t>
            </w:r>
          </w:p>
        </w:tc>
      </w:tr>
      <w:tr w:rsidR="00CB6909" w:rsidRPr="009C58E3" w14:paraId="781310BC" w14:textId="77777777" w:rsidTr="007A418F">
        <w:trPr>
          <w:trHeight w:val="282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1E00396B" w14:textId="77777777" w:rsidR="00CB6909" w:rsidRPr="009C58E3" w:rsidRDefault="00CB6909" w:rsidP="007A418F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lastRenderedPageBreak/>
              <w:t>分支流程描述</w:t>
            </w:r>
          </w:p>
        </w:tc>
        <w:tc>
          <w:tcPr>
            <w:tcW w:w="3807" w:type="pct"/>
            <w:shd w:val="clear" w:color="auto" w:fill="auto"/>
          </w:tcPr>
          <w:p w14:paraId="3843A762" w14:textId="4A189F9D" w:rsidR="00AC4F49" w:rsidRDefault="00AC4F49" w:rsidP="00AC4F49">
            <w:pPr>
              <w:rPr>
                <w:rFonts w:ascii="等线" w:eastAsia="等线" w:hAnsi="等线"/>
                <w:szCs w:val="18"/>
              </w:rPr>
            </w:pPr>
            <w:r>
              <w:rPr>
                <w:rFonts w:ascii="等线" w:eastAsia="等线" w:hAnsi="等线" w:hint="eastAsia"/>
                <w:szCs w:val="18"/>
              </w:rPr>
              <w:t>签约：</w:t>
            </w:r>
          </w:p>
          <w:p w14:paraId="54C207EF" w14:textId="09E52EDE" w:rsidR="00AC4F49" w:rsidRDefault="00AC4F49" w:rsidP="00AC4F49">
            <w:pPr>
              <w:rPr>
                <w:rFonts w:ascii="等线" w:eastAsia="等线" w:hAnsi="等线"/>
                <w:szCs w:val="18"/>
              </w:rPr>
            </w:pPr>
            <w:r>
              <w:rPr>
                <w:rFonts w:ascii="等线" w:eastAsia="等线" w:hAnsi="等线" w:hint="eastAsia"/>
                <w:szCs w:val="18"/>
              </w:rPr>
              <w:t>若签约成功，微信会异步通知我社；</w:t>
            </w:r>
          </w:p>
          <w:p w14:paraId="19D64F9B" w14:textId="0ED5A8BC" w:rsidR="00CB6909" w:rsidRDefault="00AC4F49" w:rsidP="00AC4F49">
            <w:pPr>
              <w:rPr>
                <w:rFonts w:ascii="等线" w:eastAsia="等线" w:hAnsi="等线"/>
                <w:szCs w:val="18"/>
              </w:rPr>
            </w:pPr>
            <w:r>
              <w:rPr>
                <w:rFonts w:ascii="等线" w:eastAsia="等线" w:hAnsi="等线" w:hint="eastAsia"/>
                <w:szCs w:val="18"/>
              </w:rPr>
              <w:t>若签约失败，</w:t>
            </w:r>
            <w:r w:rsidR="00C370E4">
              <w:rPr>
                <w:rFonts w:ascii="等线" w:eastAsia="等线" w:hAnsi="等线" w:hint="eastAsia"/>
                <w:szCs w:val="18"/>
              </w:rPr>
              <w:t>则不通知，页面投保流程阻断，订单为“待支付”，由于目前并未接入A</w:t>
            </w:r>
            <w:r w:rsidR="00C370E4">
              <w:rPr>
                <w:rFonts w:ascii="等线" w:eastAsia="等线" w:hAnsi="等线"/>
                <w:szCs w:val="18"/>
              </w:rPr>
              <w:t>PP</w:t>
            </w:r>
            <w:r w:rsidR="00C370E4">
              <w:rPr>
                <w:rFonts w:ascii="等线" w:eastAsia="等线" w:hAnsi="等线" w:hint="eastAsia"/>
                <w:szCs w:val="18"/>
              </w:rPr>
              <w:t>签约和支付，对于未完成的订单，用户需在信美APP上使用支付宝/银行卡继续支付。</w:t>
            </w:r>
          </w:p>
          <w:p w14:paraId="412AB79A" w14:textId="43FD7CBF" w:rsidR="00AC4F49" w:rsidRDefault="00AC4F49" w:rsidP="00AC4F49">
            <w:pPr>
              <w:rPr>
                <w:rFonts w:ascii="等线" w:eastAsia="等线" w:hAnsi="等线"/>
                <w:szCs w:val="18"/>
              </w:rPr>
            </w:pPr>
            <w:r>
              <w:rPr>
                <w:rFonts w:ascii="等线" w:eastAsia="等线" w:hAnsi="等线" w:hint="eastAsia"/>
                <w:szCs w:val="18"/>
              </w:rPr>
              <w:t>支付：</w:t>
            </w:r>
          </w:p>
          <w:p w14:paraId="09A773D3" w14:textId="1ED26E7B" w:rsidR="00AC4F49" w:rsidRPr="00AC4F49" w:rsidRDefault="00AC4F49" w:rsidP="00AC4F49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收到微信支付成功通知后/查询订单状态支付成功/我社成功收费，则保单承保成功。</w:t>
            </w:r>
          </w:p>
        </w:tc>
      </w:tr>
      <w:tr w:rsidR="00CB6909" w:rsidRPr="009C58E3" w14:paraId="6B042A46" w14:textId="77777777" w:rsidTr="007A418F">
        <w:trPr>
          <w:trHeight w:val="90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0E75E726" w14:textId="77777777" w:rsidR="00CB6909" w:rsidRPr="009C58E3" w:rsidRDefault="00CB6909" w:rsidP="007A418F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例外情况</w:t>
            </w:r>
            <w:r w:rsidRPr="009C58E3">
              <w:rPr>
                <w:bCs/>
                <w:szCs w:val="18"/>
              </w:rPr>
              <w:t>/</w:t>
            </w:r>
            <w:r w:rsidRPr="009C58E3">
              <w:rPr>
                <w:rFonts w:hint="eastAsia"/>
                <w:bCs/>
                <w:szCs w:val="18"/>
              </w:rPr>
              <w:t>异常流程</w:t>
            </w:r>
          </w:p>
        </w:tc>
        <w:tc>
          <w:tcPr>
            <w:tcW w:w="3807" w:type="pct"/>
            <w:shd w:val="clear" w:color="auto" w:fill="auto"/>
          </w:tcPr>
          <w:p w14:paraId="16C7FB19" w14:textId="77777777" w:rsidR="00E75627" w:rsidRDefault="00EB3156" w:rsidP="007A418F">
            <w:pPr>
              <w:rPr>
                <w:rFonts w:ascii="等线" w:eastAsia="等线" w:hAnsi="等线"/>
                <w:szCs w:val="18"/>
              </w:rPr>
            </w:pPr>
            <w:r>
              <w:rPr>
                <w:rFonts w:ascii="等线" w:eastAsia="等线" w:hAnsi="等线" w:hint="eastAsia"/>
                <w:szCs w:val="18"/>
              </w:rPr>
              <w:t>1</w:t>
            </w:r>
            <w:r>
              <w:rPr>
                <w:rFonts w:ascii="等线" w:eastAsia="等线" w:hAnsi="等线"/>
                <w:szCs w:val="18"/>
              </w:rPr>
              <w:t>.</w:t>
            </w:r>
            <w:r>
              <w:rPr>
                <w:rFonts w:ascii="等线" w:eastAsia="等线" w:hAnsi="等线" w:hint="eastAsia"/>
                <w:szCs w:val="18"/>
              </w:rPr>
              <w:t>若3</w:t>
            </w:r>
            <w:r>
              <w:rPr>
                <w:rFonts w:ascii="等线" w:eastAsia="等线" w:hAnsi="等线"/>
                <w:szCs w:val="18"/>
              </w:rPr>
              <w:t>S</w:t>
            </w:r>
            <w:r>
              <w:rPr>
                <w:rFonts w:ascii="等线" w:eastAsia="等线" w:hAnsi="等线" w:hint="eastAsia"/>
                <w:szCs w:val="18"/>
              </w:rPr>
              <w:t>内未收到签约/支付通知，则主动查询相关状态；</w:t>
            </w:r>
          </w:p>
          <w:p w14:paraId="5C31512E" w14:textId="6786FFA5" w:rsidR="00EB3156" w:rsidRPr="00200379" w:rsidRDefault="00EB3156" w:rsidP="007A418F">
            <w:pPr>
              <w:rPr>
                <w:rFonts w:ascii="等线" w:eastAsia="等线" w:hAnsi="等线"/>
                <w:szCs w:val="18"/>
              </w:rPr>
            </w:pPr>
            <w:r>
              <w:rPr>
                <w:rFonts w:ascii="等线" w:eastAsia="等线" w:hAnsi="等线" w:hint="eastAsia"/>
                <w:szCs w:val="18"/>
              </w:rPr>
              <w:t>2</w:t>
            </w:r>
            <w:r>
              <w:rPr>
                <w:rFonts w:ascii="等线" w:eastAsia="等线" w:hAnsi="等线"/>
                <w:szCs w:val="18"/>
              </w:rPr>
              <w:t>.</w:t>
            </w:r>
            <w:r>
              <w:rPr>
                <w:rFonts w:ascii="等线" w:eastAsia="等线" w:hAnsi="等线" w:hint="eastAsia"/>
                <w:szCs w:val="18"/>
              </w:rPr>
              <w:t>若查询失败，则返回订单支付</w:t>
            </w:r>
            <w:r w:rsidR="00AC58D0">
              <w:rPr>
                <w:rFonts w:ascii="等线" w:eastAsia="等线" w:hAnsi="等线" w:hint="eastAsia"/>
                <w:szCs w:val="18"/>
              </w:rPr>
              <w:t>页面，显示失败提醒。</w:t>
            </w:r>
          </w:p>
        </w:tc>
      </w:tr>
      <w:tr w:rsidR="00CB6909" w:rsidRPr="009C58E3" w14:paraId="19F9B46E" w14:textId="77777777" w:rsidTr="007A418F">
        <w:trPr>
          <w:trHeight w:val="454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19D6B418" w14:textId="77777777" w:rsidR="00CB6909" w:rsidRPr="009C58E3" w:rsidRDefault="00CB6909" w:rsidP="007A418F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业务状态描述</w:t>
            </w:r>
          </w:p>
        </w:tc>
        <w:tc>
          <w:tcPr>
            <w:tcW w:w="3807" w:type="pct"/>
            <w:shd w:val="clear" w:color="auto" w:fill="auto"/>
          </w:tcPr>
          <w:p w14:paraId="7870C9C6" w14:textId="433EDE6A" w:rsidR="00545D7D" w:rsidRPr="009C58E3" w:rsidRDefault="00AC4F49" w:rsidP="007A418F">
            <w:pPr>
              <w:rPr>
                <w:szCs w:val="18"/>
              </w:rPr>
            </w:pPr>
            <w:r w:rsidRPr="00D3472B">
              <w:rPr>
                <w:rFonts w:ascii="等线" w:eastAsia="等线" w:hAnsi="等线" w:hint="eastAsia"/>
                <w:szCs w:val="18"/>
              </w:rPr>
              <w:t>订单支付状态更新和支付异常处理同现有逻辑；</w:t>
            </w:r>
          </w:p>
        </w:tc>
      </w:tr>
    </w:tbl>
    <w:p w14:paraId="77F5A8E5" w14:textId="77777777" w:rsidR="009402BC" w:rsidRDefault="009402BC"/>
    <w:p w14:paraId="4EC8C5AB" w14:textId="77777777" w:rsidR="00AC4F49" w:rsidRDefault="00AC4F49" w:rsidP="00AC4F49">
      <w:pPr>
        <w:pStyle w:val="2"/>
        <w:numPr>
          <w:ilvl w:val="1"/>
          <w:numId w:val="3"/>
        </w:numPr>
        <w:spacing w:before="260" w:after="260" w:line="416" w:lineRule="auto"/>
        <w:ind w:left="851"/>
      </w:pPr>
      <w:r>
        <w:rPr>
          <w:rFonts w:hint="eastAsia"/>
        </w:rPr>
        <w:t>H5接入解约接口</w:t>
      </w:r>
    </w:p>
    <w:p w14:paraId="4093D5C0" w14:textId="4D63406C" w:rsidR="00AC4F49" w:rsidRDefault="00AC4F49" w:rsidP="00AC4F49">
      <w:pPr>
        <w:ind w:firstLineChars="400" w:firstLine="840"/>
      </w:pPr>
      <w:r>
        <w:rPr>
          <w:rFonts w:hint="eastAsia"/>
        </w:rPr>
        <w:t>解约渠道有两种：</w:t>
      </w:r>
    </w:p>
    <w:p w14:paraId="7A665FF9" w14:textId="77777777" w:rsidR="00AC4F49" w:rsidRDefault="00AC4F49" w:rsidP="00AC4F49">
      <w:pPr>
        <w:pStyle w:val="a4"/>
        <w:numPr>
          <w:ilvl w:val="3"/>
          <w:numId w:val="16"/>
        </w:numPr>
        <w:ind w:firstLineChars="0"/>
      </w:pPr>
      <w:r>
        <w:rPr>
          <w:rFonts w:hint="eastAsia"/>
        </w:rPr>
        <w:t xml:space="preserve">从微信－我－支付－支付管理-扣款管理解除，解除后通知到保险公司，保险公司将签约号为失效； </w:t>
      </w:r>
    </w:p>
    <w:p w14:paraId="17A556B8" w14:textId="2332B8E2" w:rsidR="00411496" w:rsidRDefault="00AC4F49" w:rsidP="00411496">
      <w:pPr>
        <w:pStyle w:val="a4"/>
        <w:numPr>
          <w:ilvl w:val="3"/>
          <w:numId w:val="16"/>
        </w:numPr>
        <w:ind w:firstLineChars="0"/>
        <w:rPr>
          <w:rFonts w:hint="eastAsia"/>
        </w:rPr>
      </w:pPr>
      <w:r>
        <w:rPr>
          <w:rFonts w:hint="eastAsia"/>
        </w:rPr>
        <w:t>从保险公司解约暂时不开放；</w:t>
      </w:r>
    </w:p>
    <w:p w14:paraId="75D333DE" w14:textId="77777777" w:rsidR="007535CB" w:rsidRDefault="007535CB" w:rsidP="007535CB">
      <w:pPr>
        <w:pStyle w:val="2"/>
        <w:numPr>
          <w:ilvl w:val="1"/>
          <w:numId w:val="3"/>
        </w:numPr>
        <w:spacing w:before="260" w:after="260" w:line="416" w:lineRule="auto"/>
        <w:ind w:left="851"/>
      </w:pPr>
      <w:commentRangeStart w:id="63"/>
      <w:r>
        <w:rPr>
          <w:rFonts w:hint="eastAsia"/>
        </w:rPr>
        <w:t>续期／续保代扣</w:t>
      </w:r>
      <w:commentRangeEnd w:id="63"/>
      <w:r w:rsidR="00545509">
        <w:rPr>
          <w:rStyle w:val="a6"/>
          <w:rFonts w:asciiTheme="minorHAnsi" w:eastAsiaTheme="minorEastAsia" w:hAnsiTheme="minorHAnsi" w:cstheme="minorBidi"/>
          <w:b w:val="0"/>
          <w:bCs w:val="0"/>
        </w:rPr>
        <w:commentReference w:id="63"/>
      </w:r>
    </w:p>
    <w:p w14:paraId="54ED432F" w14:textId="77777777" w:rsidR="007535CB" w:rsidRDefault="007535CB" w:rsidP="007535CB">
      <w:pPr>
        <w:rPr>
          <w:rFonts w:ascii="Helvetica" w:hAnsi="Helvetica"/>
          <w:color w:val="2F2F2F"/>
          <w:shd w:val="clear" w:color="auto" w:fill="FFFFFF"/>
        </w:rPr>
      </w:pPr>
      <w:r>
        <w:rPr>
          <w:rFonts w:ascii="Helvetica" w:hAnsi="Helvetica"/>
          <w:color w:val="2F2F2F"/>
          <w:shd w:val="clear" w:color="auto" w:fill="FFFFFF"/>
        </w:rPr>
        <w:tab/>
      </w:r>
      <w:r>
        <w:rPr>
          <w:rFonts w:ascii="Helvetica" w:hAnsi="Helvetica" w:hint="eastAsia"/>
          <w:color w:val="2F2F2F"/>
          <w:shd w:val="clear" w:color="auto" w:fill="FFFFFF"/>
        </w:rPr>
        <w:t xml:space="preserve">   </w:t>
      </w:r>
      <w:r>
        <w:rPr>
          <w:rFonts w:ascii="Helvetica" w:hAnsi="Helvetica" w:hint="eastAsia"/>
          <w:color w:val="2F2F2F"/>
          <w:shd w:val="clear" w:color="auto" w:fill="FFFFFF"/>
        </w:rPr>
        <w:t>发起续期、续保扣费时，有签约协议且状态是有效时，发起续期、续保扣费；</w:t>
      </w:r>
    </w:p>
    <w:p w14:paraId="723FFA6E" w14:textId="0D5B0FFE" w:rsidR="007535CB" w:rsidRPr="007535CB" w:rsidRDefault="007535CB" w:rsidP="007535CB">
      <w:pPr>
        <w:ind w:firstLine="540"/>
        <w:rPr>
          <w:rFonts w:ascii="Helvetica" w:hAnsi="Helvetica"/>
          <w:color w:val="2F2F2F"/>
          <w:shd w:val="clear" w:color="auto" w:fill="FFFFFF"/>
        </w:rPr>
      </w:pPr>
      <w:r>
        <w:rPr>
          <w:rFonts w:ascii="Helvetica" w:hAnsi="Helvetica" w:hint="eastAsia"/>
          <w:color w:val="2F2F2F"/>
          <w:shd w:val="clear" w:color="auto" w:fill="FFFFFF"/>
        </w:rPr>
        <w:t xml:space="preserve">  </w:t>
      </w:r>
      <w:r>
        <w:rPr>
          <w:rFonts w:ascii="Helvetica" w:hAnsi="Helvetica" w:hint="eastAsia"/>
          <w:color w:val="2F2F2F"/>
          <w:shd w:val="clear" w:color="auto" w:fill="FFFFFF"/>
        </w:rPr>
        <w:t>签约协议为空或签约协议失效时，给客户发送签约短信，短信添加签约链接；且短信只发送一次。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68"/>
        <w:gridCol w:w="6854"/>
      </w:tblGrid>
      <w:tr w:rsidR="007535CB" w14:paraId="3C311083" w14:textId="77777777" w:rsidTr="007A418F">
        <w:trPr>
          <w:trHeight w:val="454"/>
          <w:tblHeader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EAADB" w:themeFill="accent1" w:themeFillTint="99"/>
            <w:vAlign w:val="center"/>
          </w:tcPr>
          <w:p w14:paraId="1B774ACB" w14:textId="77777777" w:rsidR="007535CB" w:rsidRDefault="007535CB" w:rsidP="007A418F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EAADB" w:themeFill="accent1" w:themeFillTint="99"/>
            <w:vAlign w:val="center"/>
          </w:tcPr>
          <w:p w14:paraId="4A7D18E6" w14:textId="77777777" w:rsidR="007535CB" w:rsidRDefault="007535CB" w:rsidP="007A418F">
            <w:pPr>
              <w:jc w:val="center"/>
            </w:pPr>
            <w:r>
              <w:rPr>
                <w:rFonts w:hint="eastAsia"/>
              </w:rPr>
              <w:t>值</w:t>
            </w:r>
          </w:p>
        </w:tc>
      </w:tr>
      <w:tr w:rsidR="007535CB" w14:paraId="060A15D7" w14:textId="77777777" w:rsidTr="007A418F">
        <w:trPr>
          <w:trHeight w:val="716"/>
        </w:trPr>
        <w:tc>
          <w:tcPr>
            <w:tcW w:w="1668" w:type="dxa"/>
            <w:shd w:val="clear" w:color="auto" w:fill="D9E2F3" w:themeFill="accent1" w:themeFillTint="33"/>
            <w:vAlign w:val="center"/>
          </w:tcPr>
          <w:p w14:paraId="41534D14" w14:textId="77777777" w:rsidR="007535CB" w:rsidRDefault="007535CB" w:rsidP="007A418F">
            <w:pPr>
              <w:snapToGrid w:val="0"/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参与人</w:t>
            </w:r>
            <w:r>
              <w:rPr>
                <w:bCs/>
                <w:szCs w:val="18"/>
              </w:rPr>
              <w:t>/</w:t>
            </w:r>
            <w:r>
              <w:rPr>
                <w:rFonts w:hint="eastAsia"/>
                <w:bCs/>
                <w:szCs w:val="18"/>
              </w:rPr>
              <w:t>涉及系统</w:t>
            </w:r>
          </w:p>
        </w:tc>
        <w:tc>
          <w:tcPr>
            <w:tcW w:w="6854" w:type="dxa"/>
            <w:shd w:val="clear" w:color="auto" w:fill="auto"/>
          </w:tcPr>
          <w:p w14:paraId="5A94D5B8" w14:textId="77777777" w:rsidR="007535CB" w:rsidRDefault="007535CB" w:rsidP="007A418F">
            <w:pPr>
              <w:rPr>
                <w:iCs/>
                <w:szCs w:val="18"/>
              </w:rPr>
            </w:pPr>
            <w:r>
              <w:rPr>
                <w:rFonts w:hint="eastAsia"/>
                <w:iCs/>
                <w:szCs w:val="18"/>
              </w:rPr>
              <w:t>参与人：无</w:t>
            </w:r>
          </w:p>
          <w:p w14:paraId="33C0C9CA" w14:textId="5F0193ED" w:rsidR="007535CB" w:rsidRPr="00F611E0" w:rsidRDefault="007535CB" w:rsidP="007A418F">
            <w:pPr>
              <w:rPr>
                <w:iCs/>
                <w:szCs w:val="18"/>
              </w:rPr>
            </w:pPr>
            <w:r>
              <w:rPr>
                <w:rFonts w:hint="eastAsia"/>
                <w:iCs/>
                <w:szCs w:val="18"/>
              </w:rPr>
              <w:t>涉及系统：PA、FMT、微信</w:t>
            </w:r>
          </w:p>
        </w:tc>
      </w:tr>
      <w:tr w:rsidR="007535CB" w14:paraId="6E6B51C8" w14:textId="77777777" w:rsidTr="007A418F">
        <w:trPr>
          <w:trHeight w:val="716"/>
        </w:trPr>
        <w:tc>
          <w:tcPr>
            <w:tcW w:w="1668" w:type="dxa"/>
            <w:shd w:val="clear" w:color="auto" w:fill="D9E2F3" w:themeFill="accent1" w:themeFillTint="33"/>
            <w:vAlign w:val="center"/>
          </w:tcPr>
          <w:p w14:paraId="4BF48936" w14:textId="77777777" w:rsidR="007535CB" w:rsidRDefault="007535CB" w:rsidP="007A418F">
            <w:pPr>
              <w:snapToGrid w:val="0"/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前置条件</w:t>
            </w:r>
            <w:r>
              <w:rPr>
                <w:bCs/>
                <w:szCs w:val="18"/>
              </w:rPr>
              <w:t>/</w:t>
            </w:r>
            <w:r>
              <w:rPr>
                <w:rFonts w:hint="eastAsia"/>
                <w:bCs/>
                <w:szCs w:val="18"/>
              </w:rPr>
              <w:t>输入</w:t>
            </w:r>
          </w:p>
        </w:tc>
        <w:tc>
          <w:tcPr>
            <w:tcW w:w="6854" w:type="dxa"/>
            <w:shd w:val="clear" w:color="auto" w:fill="auto"/>
          </w:tcPr>
          <w:p w14:paraId="7F40A79E" w14:textId="77777777" w:rsidR="007535CB" w:rsidRDefault="007535CB" w:rsidP="007A418F">
            <w:pPr>
              <w:rPr>
                <w:iCs/>
                <w:szCs w:val="18"/>
              </w:rPr>
            </w:pPr>
            <w:r>
              <w:rPr>
                <w:rFonts w:hint="eastAsia"/>
                <w:iCs/>
                <w:szCs w:val="18"/>
              </w:rPr>
              <w:t>无</w:t>
            </w:r>
          </w:p>
        </w:tc>
      </w:tr>
      <w:tr w:rsidR="007535CB" w14:paraId="6E4EA406" w14:textId="77777777" w:rsidTr="007A418F">
        <w:trPr>
          <w:trHeight w:val="454"/>
        </w:trPr>
        <w:tc>
          <w:tcPr>
            <w:tcW w:w="1668" w:type="dxa"/>
            <w:shd w:val="clear" w:color="auto" w:fill="D9E2F3" w:themeFill="accent1" w:themeFillTint="33"/>
            <w:vAlign w:val="center"/>
          </w:tcPr>
          <w:p w14:paraId="262D4963" w14:textId="77777777" w:rsidR="007535CB" w:rsidRDefault="007535CB" w:rsidP="007A418F">
            <w:pPr>
              <w:snapToGrid w:val="0"/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lastRenderedPageBreak/>
              <w:t>后置条件</w:t>
            </w:r>
            <w:r>
              <w:rPr>
                <w:bCs/>
                <w:szCs w:val="18"/>
              </w:rPr>
              <w:t>/</w:t>
            </w:r>
            <w:r>
              <w:rPr>
                <w:rFonts w:hint="eastAsia"/>
                <w:bCs/>
                <w:szCs w:val="18"/>
              </w:rPr>
              <w:t>输出</w:t>
            </w:r>
          </w:p>
        </w:tc>
        <w:tc>
          <w:tcPr>
            <w:tcW w:w="6854" w:type="dxa"/>
            <w:shd w:val="clear" w:color="auto" w:fill="auto"/>
          </w:tcPr>
          <w:p w14:paraId="32652BD0" w14:textId="0B79555C" w:rsidR="007535CB" w:rsidRPr="00AC58D0" w:rsidRDefault="00AC58D0" w:rsidP="00AC58D0">
            <w:pPr>
              <w:rPr>
                <w:rFonts w:ascii="Helvetica" w:hAnsi="Helvetica"/>
                <w:color w:val="2F2F2F"/>
                <w:shd w:val="clear" w:color="auto" w:fill="FFFFFF"/>
              </w:rPr>
            </w:pPr>
            <w:r>
              <w:rPr>
                <w:rFonts w:ascii="Helvetica" w:hAnsi="Helvetica" w:hint="eastAsia"/>
                <w:color w:val="2F2F2F"/>
                <w:shd w:val="clear" w:color="auto" w:fill="FFFFFF"/>
              </w:rPr>
              <w:t>扣费成功</w:t>
            </w:r>
            <w:r>
              <w:rPr>
                <w:rFonts w:ascii="Helvetica" w:hAnsi="Helvetica" w:hint="eastAsia"/>
                <w:color w:val="2F2F2F"/>
                <w:shd w:val="clear" w:color="auto" w:fill="FFFFFF"/>
              </w:rPr>
              <w:t>/</w:t>
            </w:r>
            <w:r>
              <w:rPr>
                <w:rFonts w:ascii="Helvetica" w:hAnsi="Helvetica" w:hint="eastAsia"/>
                <w:color w:val="2F2F2F"/>
                <w:shd w:val="clear" w:color="auto" w:fill="FFFFFF"/>
              </w:rPr>
              <w:t>失败</w:t>
            </w:r>
          </w:p>
        </w:tc>
      </w:tr>
      <w:tr w:rsidR="007535CB" w14:paraId="73D0DCE6" w14:textId="77777777" w:rsidTr="001224BE">
        <w:trPr>
          <w:trHeight w:val="957"/>
        </w:trPr>
        <w:tc>
          <w:tcPr>
            <w:tcW w:w="1668" w:type="dxa"/>
            <w:shd w:val="clear" w:color="auto" w:fill="D9E2F3" w:themeFill="accent1" w:themeFillTint="33"/>
            <w:vAlign w:val="center"/>
          </w:tcPr>
          <w:p w14:paraId="59F775BC" w14:textId="77777777" w:rsidR="007535CB" w:rsidRDefault="007535CB" w:rsidP="007A418F">
            <w:pPr>
              <w:snapToGrid w:val="0"/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主流程描述</w:t>
            </w:r>
          </w:p>
        </w:tc>
        <w:tc>
          <w:tcPr>
            <w:tcW w:w="6854" w:type="dxa"/>
            <w:shd w:val="clear" w:color="auto" w:fill="auto"/>
          </w:tcPr>
          <w:p w14:paraId="056C9B5F" w14:textId="46A1B3DE" w:rsidR="007535CB" w:rsidRDefault="007535CB" w:rsidP="007535CB">
            <w:pPr>
              <w:pStyle w:val="a4"/>
              <w:numPr>
                <w:ilvl w:val="0"/>
                <w:numId w:val="17"/>
              </w:numPr>
              <w:ind w:firstLineChars="0"/>
              <w:rPr>
                <w:iCs/>
                <w:color w:val="000000" w:themeColor="text1"/>
                <w:szCs w:val="18"/>
              </w:rPr>
            </w:pPr>
            <w:r>
              <w:rPr>
                <w:rFonts w:hint="eastAsia"/>
                <w:iCs/>
                <w:color w:val="000000" w:themeColor="text1"/>
                <w:szCs w:val="18"/>
              </w:rPr>
              <w:t>通过微</w:t>
            </w:r>
            <w:r w:rsidRPr="00787283">
              <w:rPr>
                <w:rFonts w:hint="eastAsia"/>
                <w:iCs/>
                <w:color w:val="000000" w:themeColor="text1"/>
                <w:szCs w:val="18"/>
              </w:rPr>
              <w:t>信扣续期、续保保费时，查询系统中签约协议是否存在，不存在，发送签约短信＋链接，唤起H5</w:t>
            </w:r>
            <w:r>
              <w:rPr>
                <w:rFonts w:hint="eastAsia"/>
                <w:iCs/>
                <w:color w:val="000000" w:themeColor="text1"/>
                <w:szCs w:val="18"/>
              </w:rPr>
              <w:t>签约界面。</w:t>
            </w:r>
          </w:p>
          <w:p w14:paraId="0A014551" w14:textId="486BBD51" w:rsidR="007535CB" w:rsidRDefault="00787283" w:rsidP="007535CB">
            <w:pPr>
              <w:pStyle w:val="a4"/>
              <w:numPr>
                <w:ilvl w:val="0"/>
                <w:numId w:val="17"/>
              </w:numPr>
              <w:ind w:firstLineChars="0"/>
              <w:rPr>
                <w:iCs/>
                <w:color w:val="000000" w:themeColor="text1"/>
                <w:szCs w:val="18"/>
              </w:rPr>
            </w:pPr>
            <w:r>
              <w:rPr>
                <w:rFonts w:hint="eastAsia"/>
                <w:iCs/>
                <w:color w:val="000000" w:themeColor="text1"/>
                <w:szCs w:val="18"/>
              </w:rPr>
              <w:t>续期发盘扣费，调用微信扣款接口，如果已签约则使用最新一次签约信息进行扣费，若扣费成功则发送续期扣费成功短信；若扣费失败，需判断是否是未签约或签约失效导致扣费失败，若果未签约或签约失效导致扣费失败，发送补签约短信和链接。</w:t>
            </w:r>
          </w:p>
          <w:p w14:paraId="684A97E0" w14:textId="6DC84125" w:rsidR="00EB3156" w:rsidRDefault="00EB3156" w:rsidP="007535CB">
            <w:pPr>
              <w:pStyle w:val="a4"/>
              <w:numPr>
                <w:ilvl w:val="0"/>
                <w:numId w:val="17"/>
              </w:numPr>
              <w:ind w:firstLineChars="0"/>
              <w:rPr>
                <w:iCs/>
                <w:color w:val="000000" w:themeColor="text1"/>
                <w:szCs w:val="18"/>
              </w:rPr>
            </w:pPr>
            <w:r>
              <w:rPr>
                <w:rFonts w:hint="eastAsia"/>
                <w:iCs/>
                <w:color w:val="000000" w:themeColor="text1"/>
                <w:szCs w:val="18"/>
              </w:rPr>
              <w:t>点击签约链接，跳转至签约界面，带出当前保单对应的保单信息，按照保单进行签约。</w:t>
            </w:r>
          </w:p>
          <w:p w14:paraId="3B34CE08" w14:textId="7A28C320" w:rsidR="00787283" w:rsidRDefault="00EB3156" w:rsidP="007535CB">
            <w:pPr>
              <w:pStyle w:val="a4"/>
              <w:numPr>
                <w:ilvl w:val="0"/>
                <w:numId w:val="17"/>
              </w:numPr>
              <w:ind w:firstLineChars="0"/>
              <w:rPr>
                <w:iCs/>
                <w:color w:val="000000" w:themeColor="text1"/>
                <w:szCs w:val="18"/>
              </w:rPr>
            </w:pPr>
            <w:r>
              <w:rPr>
                <w:rFonts w:hint="eastAsia"/>
                <w:iCs/>
                <w:color w:val="000000" w:themeColor="text1"/>
                <w:szCs w:val="18"/>
              </w:rPr>
              <w:t>其他失败原因同现有处理流程，同现有失败扣费短信。</w:t>
            </w:r>
          </w:p>
        </w:tc>
      </w:tr>
      <w:tr w:rsidR="007535CB" w14:paraId="20937184" w14:textId="77777777" w:rsidTr="007A418F">
        <w:trPr>
          <w:trHeight w:val="454"/>
        </w:trPr>
        <w:tc>
          <w:tcPr>
            <w:tcW w:w="1668" w:type="dxa"/>
            <w:shd w:val="clear" w:color="auto" w:fill="D9E2F3" w:themeFill="accent1" w:themeFillTint="33"/>
            <w:vAlign w:val="center"/>
          </w:tcPr>
          <w:p w14:paraId="2EB75526" w14:textId="77777777" w:rsidR="007535CB" w:rsidRDefault="007535CB" w:rsidP="007A418F">
            <w:pPr>
              <w:snapToGrid w:val="0"/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分支流程描述</w:t>
            </w:r>
          </w:p>
        </w:tc>
        <w:tc>
          <w:tcPr>
            <w:tcW w:w="6854" w:type="dxa"/>
            <w:shd w:val="clear" w:color="auto" w:fill="auto"/>
          </w:tcPr>
          <w:p w14:paraId="4A4A545E" w14:textId="77777777" w:rsidR="007535CB" w:rsidRDefault="007535CB" w:rsidP="001224BE">
            <w:pPr>
              <w:rPr>
                <w:i/>
                <w:iCs/>
                <w:color w:val="0000FF"/>
                <w:szCs w:val="18"/>
              </w:rPr>
            </w:pPr>
          </w:p>
        </w:tc>
      </w:tr>
      <w:tr w:rsidR="007535CB" w14:paraId="345CD0DA" w14:textId="77777777" w:rsidTr="007A418F">
        <w:trPr>
          <w:trHeight w:val="454"/>
        </w:trPr>
        <w:tc>
          <w:tcPr>
            <w:tcW w:w="1668" w:type="dxa"/>
            <w:shd w:val="clear" w:color="auto" w:fill="D9E2F3" w:themeFill="accent1" w:themeFillTint="33"/>
            <w:vAlign w:val="center"/>
          </w:tcPr>
          <w:p w14:paraId="5376A6D9" w14:textId="77777777" w:rsidR="007535CB" w:rsidRDefault="007535CB" w:rsidP="007A418F">
            <w:pPr>
              <w:snapToGrid w:val="0"/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例外情况</w:t>
            </w:r>
            <w:r>
              <w:rPr>
                <w:bCs/>
                <w:szCs w:val="18"/>
              </w:rPr>
              <w:t>/</w:t>
            </w:r>
            <w:r>
              <w:rPr>
                <w:rFonts w:hint="eastAsia"/>
                <w:bCs/>
                <w:szCs w:val="18"/>
              </w:rPr>
              <w:t>异常流程</w:t>
            </w:r>
          </w:p>
        </w:tc>
        <w:tc>
          <w:tcPr>
            <w:tcW w:w="6854" w:type="dxa"/>
            <w:shd w:val="clear" w:color="auto" w:fill="auto"/>
          </w:tcPr>
          <w:p w14:paraId="09EBC121" w14:textId="77777777" w:rsidR="007535CB" w:rsidRDefault="007535CB" w:rsidP="007A418F">
            <w:pPr>
              <w:ind w:firstLine="360"/>
            </w:pPr>
          </w:p>
        </w:tc>
      </w:tr>
      <w:tr w:rsidR="007535CB" w14:paraId="5D4E79B2" w14:textId="77777777" w:rsidTr="007A418F">
        <w:trPr>
          <w:trHeight w:val="454"/>
        </w:trPr>
        <w:tc>
          <w:tcPr>
            <w:tcW w:w="1668" w:type="dxa"/>
            <w:shd w:val="clear" w:color="auto" w:fill="D9E2F3" w:themeFill="accent1" w:themeFillTint="33"/>
            <w:vAlign w:val="center"/>
          </w:tcPr>
          <w:p w14:paraId="67C50812" w14:textId="77777777" w:rsidR="007535CB" w:rsidRDefault="007535CB" w:rsidP="007A418F">
            <w:pPr>
              <w:snapToGrid w:val="0"/>
              <w:rPr>
                <w:bCs/>
                <w:szCs w:val="18"/>
              </w:rPr>
            </w:pPr>
            <w:r>
              <w:rPr>
                <w:rFonts w:hint="eastAsia"/>
                <w:bCs/>
                <w:szCs w:val="18"/>
              </w:rPr>
              <w:t>业务状态描述</w:t>
            </w:r>
          </w:p>
        </w:tc>
        <w:tc>
          <w:tcPr>
            <w:tcW w:w="6854" w:type="dxa"/>
            <w:shd w:val="clear" w:color="auto" w:fill="auto"/>
          </w:tcPr>
          <w:p w14:paraId="0CD38251" w14:textId="77777777" w:rsidR="007535CB" w:rsidRDefault="007535CB" w:rsidP="007A418F">
            <w:pPr>
              <w:ind w:firstLineChars="11" w:firstLine="23"/>
              <w:rPr>
                <w:i/>
                <w:iCs/>
                <w:color w:val="0000FF"/>
                <w:szCs w:val="18"/>
              </w:rPr>
            </w:pPr>
          </w:p>
          <w:p w14:paraId="293B26DB" w14:textId="77777777" w:rsidR="007535CB" w:rsidRDefault="007535CB" w:rsidP="007A418F">
            <w:pPr>
              <w:ind w:firstLine="360"/>
            </w:pPr>
          </w:p>
        </w:tc>
      </w:tr>
    </w:tbl>
    <w:p w14:paraId="59901B92" w14:textId="77777777" w:rsidR="007535CB" w:rsidRDefault="007535CB" w:rsidP="007535CB"/>
    <w:p w14:paraId="3A2A6C33" w14:textId="77777777" w:rsidR="00AC4F49" w:rsidRDefault="00AC4F49" w:rsidP="00AC4F49">
      <w:pPr>
        <w:pStyle w:val="1"/>
        <w:numPr>
          <w:ilvl w:val="0"/>
          <w:numId w:val="3"/>
        </w:numPr>
      </w:pPr>
      <w:r>
        <w:rPr>
          <w:rFonts w:hint="eastAsia"/>
        </w:rPr>
        <w:t xml:space="preserve">【非功能需求】 </w:t>
      </w:r>
    </w:p>
    <w:p w14:paraId="0C65842B" w14:textId="77777777" w:rsidR="00AC4F49" w:rsidRDefault="00AC4F49" w:rsidP="00AC4F49">
      <w:pPr>
        <w:pStyle w:val="2"/>
        <w:numPr>
          <w:ilvl w:val="1"/>
          <w:numId w:val="17"/>
        </w:numPr>
        <w:spacing w:before="260" w:after="260" w:line="416" w:lineRule="auto"/>
      </w:pPr>
      <w:r>
        <w:rPr>
          <w:rFonts w:hint="eastAsia"/>
        </w:rPr>
        <w:t>数据统计需求</w:t>
      </w:r>
    </w:p>
    <w:p w14:paraId="1BF9F9EC" w14:textId="77777777" w:rsidR="00AC4F49" w:rsidRDefault="00AC4F49" w:rsidP="00AC4F49">
      <w:pPr>
        <w:pStyle w:val="2"/>
        <w:numPr>
          <w:ilvl w:val="1"/>
          <w:numId w:val="17"/>
        </w:numPr>
        <w:spacing w:before="260" w:after="260" w:line="416" w:lineRule="auto"/>
      </w:pPr>
      <w:r>
        <w:rPr>
          <w:rFonts w:hint="eastAsia"/>
        </w:rPr>
        <w:t>数据安全需求</w:t>
      </w:r>
    </w:p>
    <w:p w14:paraId="07CBD92A" w14:textId="77777777" w:rsidR="00AC4F49" w:rsidRDefault="00AC4F49" w:rsidP="00AC4F49">
      <w:pPr>
        <w:pStyle w:val="2"/>
        <w:numPr>
          <w:ilvl w:val="1"/>
          <w:numId w:val="17"/>
        </w:numPr>
        <w:spacing w:before="260" w:after="260" w:line="416" w:lineRule="auto"/>
      </w:pPr>
      <w:r>
        <w:rPr>
          <w:rFonts w:hint="eastAsia"/>
        </w:rPr>
        <w:t>性能需求</w:t>
      </w:r>
    </w:p>
    <w:p w14:paraId="1BD4D1B3" w14:textId="77777777" w:rsidR="00AC4F49" w:rsidRDefault="00AC4F49" w:rsidP="00AC4F49">
      <w:pPr>
        <w:pStyle w:val="2"/>
        <w:numPr>
          <w:ilvl w:val="1"/>
          <w:numId w:val="17"/>
        </w:numPr>
        <w:spacing w:before="260" w:after="260" w:line="416" w:lineRule="auto"/>
      </w:pPr>
      <w:r>
        <w:rPr>
          <w:rFonts w:hint="eastAsia"/>
        </w:rPr>
        <w:t>其他非功能需求</w:t>
      </w:r>
    </w:p>
    <w:p w14:paraId="1D161037" w14:textId="77777777" w:rsidR="00AC4F49" w:rsidRDefault="00AC4F49" w:rsidP="00AC4F49">
      <w:pPr>
        <w:pStyle w:val="1"/>
        <w:numPr>
          <w:ilvl w:val="0"/>
          <w:numId w:val="3"/>
        </w:numPr>
      </w:pPr>
      <w:r>
        <w:rPr>
          <w:rFonts w:hint="eastAsia"/>
        </w:rPr>
        <w:t>【权限说明】</w:t>
      </w:r>
    </w:p>
    <w:p w14:paraId="3EE68116" w14:textId="77777777" w:rsidR="00AC4F49" w:rsidRDefault="00AC4F49" w:rsidP="00AC4F49">
      <w:pPr>
        <w:pStyle w:val="ab"/>
        <w:shd w:val="clear" w:color="auto" w:fill="FFFFFF"/>
        <w:ind w:firstLine="400"/>
      </w:pPr>
    </w:p>
    <w:p w14:paraId="125EF0F5" w14:textId="37976626" w:rsidR="004001BD" w:rsidRPr="004001BD" w:rsidRDefault="00AC4F49" w:rsidP="004001BD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【关键测试点】</w:t>
      </w:r>
    </w:p>
    <w:p w14:paraId="0A9DA4C9" w14:textId="77777777" w:rsidR="00AC4F49" w:rsidRDefault="00AC4F49" w:rsidP="00AC4F49"/>
    <w:p w14:paraId="5CC779FA" w14:textId="77777777" w:rsidR="00AC4F49" w:rsidRDefault="00AC4F49" w:rsidP="00AC4F49">
      <w:pPr>
        <w:pStyle w:val="1"/>
        <w:numPr>
          <w:ilvl w:val="0"/>
          <w:numId w:val="3"/>
        </w:numPr>
      </w:pPr>
      <w:bookmarkStart w:id="64" w:name="_Toc510951156"/>
      <w:r>
        <w:rPr>
          <w:rFonts w:hint="eastAsia"/>
        </w:rPr>
        <w:t>【风险</w:t>
      </w:r>
      <w:bookmarkEnd w:id="64"/>
      <w:r>
        <w:rPr>
          <w:rFonts w:hint="eastAsia"/>
        </w:rPr>
        <w:t>点、除外条件及应对】</w:t>
      </w:r>
    </w:p>
    <w:p w14:paraId="3653E8E0" w14:textId="77777777" w:rsidR="00AC4F49" w:rsidRDefault="00AC4F49" w:rsidP="00AC4F49">
      <w:pPr>
        <w:pStyle w:val="1"/>
        <w:numPr>
          <w:ilvl w:val="0"/>
          <w:numId w:val="3"/>
        </w:numPr>
      </w:pPr>
      <w:r>
        <w:rPr>
          <w:rFonts w:hint="eastAsia"/>
        </w:rPr>
        <w:t>【相关文档】</w:t>
      </w:r>
    </w:p>
    <w:p w14:paraId="433CADFF" w14:textId="15A89A51" w:rsidR="0056702D" w:rsidRPr="0056702D" w:rsidRDefault="00AC4F49" w:rsidP="00AC4F49">
      <w:r>
        <w:rPr>
          <w:rFonts w:hint="eastAsia"/>
        </w:rPr>
        <w:t xml:space="preserve">       </w:t>
      </w:r>
      <w:bookmarkEnd w:id="0"/>
    </w:p>
    <w:sectPr w:rsidR="0056702D" w:rsidRPr="005670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63" w:author="aprils" w:date="2021-04-15T13:39:00Z" w:initials="A">
    <w:p w14:paraId="47C53B48" w14:textId="3F1031BC" w:rsidR="00545509" w:rsidRDefault="00545509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待续期确认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7C53B4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22C07D" w16cex:dateUtc="2021-04-15T05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7C53B48" w16cid:durableId="2422C07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1D342F" w14:textId="77777777" w:rsidR="00584FF6" w:rsidRDefault="00584FF6" w:rsidP="00585BBF">
      <w:r>
        <w:separator/>
      </w:r>
    </w:p>
  </w:endnote>
  <w:endnote w:type="continuationSeparator" w:id="0">
    <w:p w14:paraId="7138685E" w14:textId="77777777" w:rsidR="00584FF6" w:rsidRDefault="00584FF6" w:rsidP="00585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F0446E" w14:textId="77777777" w:rsidR="00584FF6" w:rsidRDefault="00584FF6" w:rsidP="00585BBF">
      <w:r>
        <w:separator/>
      </w:r>
    </w:p>
  </w:footnote>
  <w:footnote w:type="continuationSeparator" w:id="0">
    <w:p w14:paraId="1F61F99F" w14:textId="77777777" w:rsidR="00584FF6" w:rsidRDefault="00584FF6" w:rsidP="00585B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24A33"/>
    <w:multiLevelType w:val="multilevel"/>
    <w:tmpl w:val="02424A33"/>
    <w:lvl w:ilvl="0">
      <w:start w:val="1"/>
      <w:numFmt w:val="decimal"/>
      <w:lvlText w:val="%1."/>
      <w:lvlJc w:val="left"/>
      <w:pPr>
        <w:ind w:left="6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80"/>
      </w:pPr>
    </w:lvl>
    <w:lvl w:ilvl="2">
      <w:start w:val="1"/>
      <w:numFmt w:val="lowerRoman"/>
      <w:lvlText w:val="%3."/>
      <w:lvlJc w:val="right"/>
      <w:pPr>
        <w:ind w:left="1740" w:hanging="480"/>
      </w:pPr>
    </w:lvl>
    <w:lvl w:ilvl="3">
      <w:start w:val="1"/>
      <w:numFmt w:val="decimal"/>
      <w:lvlText w:val="%4."/>
      <w:lvlJc w:val="left"/>
      <w:pPr>
        <w:ind w:left="1614" w:hanging="480"/>
      </w:pPr>
    </w:lvl>
    <w:lvl w:ilvl="4">
      <w:start w:val="1"/>
      <w:numFmt w:val="lowerLetter"/>
      <w:lvlText w:val="%5)"/>
      <w:lvlJc w:val="left"/>
      <w:pPr>
        <w:ind w:left="2700" w:hanging="480"/>
      </w:pPr>
    </w:lvl>
    <w:lvl w:ilvl="5">
      <w:start w:val="1"/>
      <w:numFmt w:val="lowerRoman"/>
      <w:lvlText w:val="%6."/>
      <w:lvlJc w:val="right"/>
      <w:pPr>
        <w:ind w:left="3180" w:hanging="480"/>
      </w:pPr>
    </w:lvl>
    <w:lvl w:ilvl="6">
      <w:start w:val="1"/>
      <w:numFmt w:val="decimal"/>
      <w:lvlText w:val="%7."/>
      <w:lvlJc w:val="left"/>
      <w:pPr>
        <w:ind w:left="3660" w:hanging="480"/>
      </w:pPr>
    </w:lvl>
    <w:lvl w:ilvl="7">
      <w:start w:val="1"/>
      <w:numFmt w:val="lowerLetter"/>
      <w:lvlText w:val="%8)"/>
      <w:lvlJc w:val="left"/>
      <w:pPr>
        <w:ind w:left="4140" w:hanging="480"/>
      </w:pPr>
    </w:lvl>
    <w:lvl w:ilvl="8">
      <w:start w:val="1"/>
      <w:numFmt w:val="lowerRoman"/>
      <w:lvlText w:val="%9."/>
      <w:lvlJc w:val="right"/>
      <w:pPr>
        <w:ind w:left="4620" w:hanging="480"/>
      </w:pPr>
    </w:lvl>
  </w:abstractNum>
  <w:abstractNum w:abstractNumId="1" w15:restartNumberingAfterBreak="0">
    <w:nsid w:val="084F6254"/>
    <w:multiLevelType w:val="hybridMultilevel"/>
    <w:tmpl w:val="00982034"/>
    <w:lvl w:ilvl="0" w:tplc="E38628B0">
      <w:start w:val="1"/>
      <w:numFmt w:val="decimal"/>
      <w:lvlText w:val="%1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2" w15:restartNumberingAfterBreak="0">
    <w:nsid w:val="0BA67F7D"/>
    <w:multiLevelType w:val="multilevel"/>
    <w:tmpl w:val="0BA67F7D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119957E7"/>
    <w:multiLevelType w:val="hybridMultilevel"/>
    <w:tmpl w:val="EDD49B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F14538"/>
    <w:multiLevelType w:val="hybridMultilevel"/>
    <w:tmpl w:val="81BC6FEC"/>
    <w:lvl w:ilvl="0" w:tplc="E38628B0">
      <w:start w:val="1"/>
      <w:numFmt w:val="decimal"/>
      <w:lvlText w:val="%1"/>
      <w:lvlJc w:val="left"/>
      <w:pPr>
        <w:ind w:left="73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52" w:hanging="420"/>
      </w:p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5" w15:restartNumberingAfterBreak="0">
    <w:nsid w:val="1AB8283A"/>
    <w:multiLevelType w:val="multilevel"/>
    <w:tmpl w:val="1AB8283A"/>
    <w:lvl w:ilvl="0">
      <w:start w:val="1"/>
      <w:numFmt w:val="decimal"/>
      <w:lvlText w:val="%1."/>
      <w:lvlJc w:val="left"/>
      <w:pPr>
        <w:ind w:left="502" w:hanging="360"/>
      </w:pPr>
      <w:rPr>
        <w:rFonts w:hint="eastAsia"/>
        <w:color w:val="auto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286F749D"/>
    <w:multiLevelType w:val="hybridMultilevel"/>
    <w:tmpl w:val="0608DCD4"/>
    <w:lvl w:ilvl="0" w:tplc="56E317AF">
      <w:start w:val="1"/>
      <w:numFmt w:val="lowerLetter"/>
      <w:lvlText w:val="%1."/>
      <w:lvlJc w:val="left"/>
      <w:pPr>
        <w:ind w:left="187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90" w:hanging="420"/>
      </w:pPr>
    </w:lvl>
    <w:lvl w:ilvl="2" w:tplc="0409001B" w:tentative="1">
      <w:start w:val="1"/>
      <w:numFmt w:val="lowerRoman"/>
      <w:lvlText w:val="%3."/>
      <w:lvlJc w:val="right"/>
      <w:pPr>
        <w:ind w:left="2710" w:hanging="420"/>
      </w:pPr>
    </w:lvl>
    <w:lvl w:ilvl="3" w:tplc="0409000F" w:tentative="1">
      <w:start w:val="1"/>
      <w:numFmt w:val="decimal"/>
      <w:lvlText w:val="%4."/>
      <w:lvlJc w:val="left"/>
      <w:pPr>
        <w:ind w:left="3130" w:hanging="420"/>
      </w:pPr>
    </w:lvl>
    <w:lvl w:ilvl="4" w:tplc="04090019" w:tentative="1">
      <w:start w:val="1"/>
      <w:numFmt w:val="lowerLetter"/>
      <w:lvlText w:val="%5)"/>
      <w:lvlJc w:val="left"/>
      <w:pPr>
        <w:ind w:left="3550" w:hanging="420"/>
      </w:pPr>
    </w:lvl>
    <w:lvl w:ilvl="5" w:tplc="0409001B" w:tentative="1">
      <w:start w:val="1"/>
      <w:numFmt w:val="lowerRoman"/>
      <w:lvlText w:val="%6."/>
      <w:lvlJc w:val="right"/>
      <w:pPr>
        <w:ind w:left="3970" w:hanging="420"/>
      </w:pPr>
    </w:lvl>
    <w:lvl w:ilvl="6" w:tplc="0409000F" w:tentative="1">
      <w:start w:val="1"/>
      <w:numFmt w:val="decimal"/>
      <w:lvlText w:val="%7."/>
      <w:lvlJc w:val="left"/>
      <w:pPr>
        <w:ind w:left="4390" w:hanging="420"/>
      </w:pPr>
    </w:lvl>
    <w:lvl w:ilvl="7" w:tplc="04090019" w:tentative="1">
      <w:start w:val="1"/>
      <w:numFmt w:val="lowerLetter"/>
      <w:lvlText w:val="%8)"/>
      <w:lvlJc w:val="left"/>
      <w:pPr>
        <w:ind w:left="4810" w:hanging="420"/>
      </w:pPr>
    </w:lvl>
    <w:lvl w:ilvl="8" w:tplc="0409001B" w:tentative="1">
      <w:start w:val="1"/>
      <w:numFmt w:val="lowerRoman"/>
      <w:lvlText w:val="%9."/>
      <w:lvlJc w:val="right"/>
      <w:pPr>
        <w:ind w:left="5230" w:hanging="420"/>
      </w:pPr>
    </w:lvl>
  </w:abstractNum>
  <w:abstractNum w:abstractNumId="7" w15:restartNumberingAfterBreak="0">
    <w:nsid w:val="28EC28C8"/>
    <w:multiLevelType w:val="multilevel"/>
    <w:tmpl w:val="28EC28C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2CE46E56"/>
    <w:multiLevelType w:val="hybridMultilevel"/>
    <w:tmpl w:val="4132A31A"/>
    <w:lvl w:ilvl="0" w:tplc="E38628B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DB5C9B"/>
    <w:multiLevelType w:val="hybridMultilevel"/>
    <w:tmpl w:val="BCF44BC4"/>
    <w:lvl w:ilvl="0" w:tplc="E38628B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0D5AA1"/>
    <w:multiLevelType w:val="multilevel"/>
    <w:tmpl w:val="34785B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4."/>
      <w:lvlJc w:val="left"/>
      <w:pPr>
        <w:ind w:left="708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38746BD1"/>
    <w:multiLevelType w:val="hybridMultilevel"/>
    <w:tmpl w:val="EDD49B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A7ABF0"/>
    <w:multiLevelType w:val="singleLevel"/>
    <w:tmpl w:val="04090001"/>
    <w:lvl w:ilvl="0">
      <w:start w:val="1"/>
      <w:numFmt w:val="bullet"/>
      <w:lvlText w:val=""/>
      <w:lvlJc w:val="left"/>
      <w:pPr>
        <w:ind w:left="1412" w:hanging="420"/>
      </w:pPr>
      <w:rPr>
        <w:rFonts w:ascii="Wingdings" w:hAnsi="Wingdings" w:hint="default"/>
      </w:rPr>
    </w:lvl>
  </w:abstractNum>
  <w:abstractNum w:abstractNumId="13" w15:restartNumberingAfterBreak="0">
    <w:nsid w:val="3F9858A7"/>
    <w:multiLevelType w:val="multilevel"/>
    <w:tmpl w:val="3F9858A7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87209DB"/>
    <w:multiLevelType w:val="hybridMultilevel"/>
    <w:tmpl w:val="EAE88548"/>
    <w:lvl w:ilvl="0" w:tplc="2DEE8C60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5" w15:restartNumberingAfterBreak="0">
    <w:nsid w:val="4C052121"/>
    <w:multiLevelType w:val="hybridMultilevel"/>
    <w:tmpl w:val="6036790A"/>
    <w:lvl w:ilvl="0" w:tplc="04090011">
      <w:start w:val="1"/>
      <w:numFmt w:val="decimal"/>
      <w:lvlText w:val="%1)"/>
      <w:lvlJc w:val="left"/>
      <w:pPr>
        <w:ind w:left="1046" w:hanging="420"/>
      </w:pPr>
    </w:lvl>
    <w:lvl w:ilvl="1" w:tplc="04090019" w:tentative="1">
      <w:start w:val="1"/>
      <w:numFmt w:val="lowerLetter"/>
      <w:lvlText w:val="%2)"/>
      <w:lvlJc w:val="left"/>
      <w:pPr>
        <w:ind w:left="1466" w:hanging="420"/>
      </w:pPr>
    </w:lvl>
    <w:lvl w:ilvl="2" w:tplc="0409001B" w:tentative="1">
      <w:start w:val="1"/>
      <w:numFmt w:val="lowerRoman"/>
      <w:lvlText w:val="%3."/>
      <w:lvlJc w:val="right"/>
      <w:pPr>
        <w:ind w:left="1886" w:hanging="420"/>
      </w:pPr>
    </w:lvl>
    <w:lvl w:ilvl="3" w:tplc="0409000F" w:tentative="1">
      <w:start w:val="1"/>
      <w:numFmt w:val="decimal"/>
      <w:lvlText w:val="%4."/>
      <w:lvlJc w:val="left"/>
      <w:pPr>
        <w:ind w:left="2306" w:hanging="420"/>
      </w:pPr>
    </w:lvl>
    <w:lvl w:ilvl="4" w:tplc="04090019" w:tentative="1">
      <w:start w:val="1"/>
      <w:numFmt w:val="lowerLetter"/>
      <w:lvlText w:val="%5)"/>
      <w:lvlJc w:val="left"/>
      <w:pPr>
        <w:ind w:left="2726" w:hanging="420"/>
      </w:pPr>
    </w:lvl>
    <w:lvl w:ilvl="5" w:tplc="0409001B" w:tentative="1">
      <w:start w:val="1"/>
      <w:numFmt w:val="lowerRoman"/>
      <w:lvlText w:val="%6."/>
      <w:lvlJc w:val="right"/>
      <w:pPr>
        <w:ind w:left="3146" w:hanging="420"/>
      </w:pPr>
    </w:lvl>
    <w:lvl w:ilvl="6" w:tplc="0409000F" w:tentative="1">
      <w:start w:val="1"/>
      <w:numFmt w:val="decimal"/>
      <w:lvlText w:val="%7."/>
      <w:lvlJc w:val="left"/>
      <w:pPr>
        <w:ind w:left="3566" w:hanging="420"/>
      </w:pPr>
    </w:lvl>
    <w:lvl w:ilvl="7" w:tplc="04090019" w:tentative="1">
      <w:start w:val="1"/>
      <w:numFmt w:val="lowerLetter"/>
      <w:lvlText w:val="%8)"/>
      <w:lvlJc w:val="left"/>
      <w:pPr>
        <w:ind w:left="3986" w:hanging="420"/>
      </w:pPr>
    </w:lvl>
    <w:lvl w:ilvl="8" w:tplc="0409001B" w:tentative="1">
      <w:start w:val="1"/>
      <w:numFmt w:val="lowerRoman"/>
      <w:lvlText w:val="%9."/>
      <w:lvlJc w:val="right"/>
      <w:pPr>
        <w:ind w:left="4406" w:hanging="420"/>
      </w:pPr>
    </w:lvl>
  </w:abstractNum>
  <w:abstractNum w:abstractNumId="16" w15:restartNumberingAfterBreak="0">
    <w:nsid w:val="4D1C76FE"/>
    <w:multiLevelType w:val="hybridMultilevel"/>
    <w:tmpl w:val="861A0054"/>
    <w:lvl w:ilvl="0" w:tplc="39A7ABF0">
      <w:start w:val="1"/>
      <w:numFmt w:val="bullet"/>
      <w:lvlText w:val=""/>
      <w:lvlJc w:val="left"/>
      <w:pPr>
        <w:ind w:left="15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37" w:hanging="420"/>
      </w:pPr>
      <w:rPr>
        <w:rFonts w:ascii="Wingdings" w:hAnsi="Wingdings" w:hint="default"/>
      </w:rPr>
    </w:lvl>
  </w:abstractNum>
  <w:abstractNum w:abstractNumId="17" w15:restartNumberingAfterBreak="0">
    <w:nsid w:val="56E317AF"/>
    <w:multiLevelType w:val="singleLevel"/>
    <w:tmpl w:val="DB304CDE"/>
    <w:lvl w:ilvl="0">
      <w:start w:val="1"/>
      <w:numFmt w:val="decimal"/>
      <w:lvlText w:val="%1)"/>
      <w:lvlJc w:val="left"/>
      <w:pPr>
        <w:ind w:left="1270" w:hanging="420"/>
      </w:pPr>
      <w:rPr>
        <w:rFonts w:ascii="等线" w:eastAsia="等线" w:hAnsi="等线" w:hint="default"/>
      </w:rPr>
    </w:lvl>
  </w:abstractNum>
  <w:abstractNum w:abstractNumId="18" w15:restartNumberingAfterBreak="0">
    <w:nsid w:val="5EE65918"/>
    <w:multiLevelType w:val="hybridMultilevel"/>
    <w:tmpl w:val="7FDA5CC4"/>
    <w:lvl w:ilvl="0" w:tplc="04090011">
      <w:start w:val="1"/>
      <w:numFmt w:val="decimal"/>
      <w:lvlText w:val="%1)"/>
      <w:lvlJc w:val="left"/>
      <w:pPr>
        <w:ind w:left="945" w:hanging="420"/>
      </w:p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9" w15:restartNumberingAfterBreak="0">
    <w:nsid w:val="6B323CF6"/>
    <w:multiLevelType w:val="hybridMultilevel"/>
    <w:tmpl w:val="EC96B5A6"/>
    <w:lvl w:ilvl="0" w:tplc="04090011">
      <w:start w:val="1"/>
      <w:numFmt w:val="decimal"/>
      <w:lvlText w:val="%1)"/>
      <w:lvlJc w:val="left"/>
      <w:pPr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0" w15:restartNumberingAfterBreak="0">
    <w:nsid w:val="6CDA3FE1"/>
    <w:multiLevelType w:val="multilevel"/>
    <w:tmpl w:val="F6A2695E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E631E64"/>
    <w:multiLevelType w:val="multilevel"/>
    <w:tmpl w:val="F118C95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1"/>
  </w:num>
  <w:num w:numId="2">
    <w:abstractNumId w:val="20"/>
  </w:num>
  <w:num w:numId="3">
    <w:abstractNumId w:val="10"/>
  </w:num>
  <w:num w:numId="4">
    <w:abstractNumId w:val="17"/>
  </w:num>
  <w:num w:numId="5">
    <w:abstractNumId w:val="12"/>
  </w:num>
  <w:num w:numId="6">
    <w:abstractNumId w:val="6"/>
  </w:num>
  <w:num w:numId="7">
    <w:abstractNumId w:val="16"/>
  </w:num>
  <w:num w:numId="8">
    <w:abstractNumId w:val="14"/>
  </w:num>
  <w:num w:numId="9">
    <w:abstractNumId w:val="3"/>
  </w:num>
  <w:num w:numId="10">
    <w:abstractNumId w:val="21"/>
  </w:num>
  <w:num w:numId="11">
    <w:abstractNumId w:val="1"/>
  </w:num>
  <w:num w:numId="12">
    <w:abstractNumId w:val="11"/>
  </w:num>
  <w:num w:numId="13">
    <w:abstractNumId w:val="15"/>
  </w:num>
  <w:num w:numId="14">
    <w:abstractNumId w:val="0"/>
  </w:num>
  <w:num w:numId="15">
    <w:abstractNumId w:val="2"/>
  </w:num>
  <w:num w:numId="16">
    <w:abstractNumId w:val="8"/>
  </w:num>
  <w:num w:numId="17">
    <w:abstractNumId w:val="5"/>
  </w:num>
  <w:num w:numId="18">
    <w:abstractNumId w:val="13"/>
  </w:num>
  <w:num w:numId="19">
    <w:abstractNumId w:val="20"/>
  </w:num>
  <w:num w:numId="20">
    <w:abstractNumId w:val="20"/>
  </w:num>
  <w:num w:numId="21">
    <w:abstractNumId w:val="20"/>
  </w:num>
  <w:num w:numId="22">
    <w:abstractNumId w:val="20"/>
  </w:num>
  <w:num w:numId="23">
    <w:abstractNumId w:val="20"/>
  </w:num>
  <w:num w:numId="24">
    <w:abstractNumId w:val="7"/>
  </w:num>
  <w:num w:numId="25">
    <w:abstractNumId w:val="4"/>
  </w:num>
  <w:num w:numId="26">
    <w:abstractNumId w:val="9"/>
  </w:num>
  <w:num w:numId="27">
    <w:abstractNumId w:val="19"/>
  </w:num>
  <w:num w:numId="28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prils">
    <w15:presenceInfo w15:providerId="None" w15:userId="april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2BC"/>
    <w:rsid w:val="000407D4"/>
    <w:rsid w:val="000A5039"/>
    <w:rsid w:val="001224BE"/>
    <w:rsid w:val="004001BD"/>
    <w:rsid w:val="00411496"/>
    <w:rsid w:val="00485782"/>
    <w:rsid w:val="00545509"/>
    <w:rsid w:val="00545D7D"/>
    <w:rsid w:val="0056702D"/>
    <w:rsid w:val="00584FF6"/>
    <w:rsid w:val="00585BBF"/>
    <w:rsid w:val="007535CB"/>
    <w:rsid w:val="00787283"/>
    <w:rsid w:val="007C76F9"/>
    <w:rsid w:val="009402BC"/>
    <w:rsid w:val="00A735AE"/>
    <w:rsid w:val="00AC4F49"/>
    <w:rsid w:val="00AC58D0"/>
    <w:rsid w:val="00AD15E3"/>
    <w:rsid w:val="00AF31DF"/>
    <w:rsid w:val="00C370E4"/>
    <w:rsid w:val="00CB5475"/>
    <w:rsid w:val="00CB6909"/>
    <w:rsid w:val="00CD7804"/>
    <w:rsid w:val="00D0140B"/>
    <w:rsid w:val="00DE28E2"/>
    <w:rsid w:val="00DF6553"/>
    <w:rsid w:val="00E406FF"/>
    <w:rsid w:val="00E75627"/>
    <w:rsid w:val="00EB3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F9AEF1"/>
  <w15:chartTrackingRefBased/>
  <w15:docId w15:val="{41E08140-B0C7-492E-B19C-9D811BFAA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02B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402B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402BC"/>
    <w:pPr>
      <w:keepNext/>
      <w:keepLines/>
      <w:numPr>
        <w:ilvl w:val="1"/>
        <w:numId w:val="1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9402BC"/>
    <w:pPr>
      <w:keepNext/>
      <w:keepLines/>
      <w:numPr>
        <w:ilvl w:val="2"/>
        <w:numId w:val="1"/>
      </w:numPr>
      <w:spacing w:line="360" w:lineRule="auto"/>
      <w:outlineLvl w:val="2"/>
    </w:pPr>
    <w:rPr>
      <w:rFonts w:asciiTheme="majorEastAsia" w:eastAsiaTheme="majorEastAsia" w:hAnsiTheme="majorEastAsia"/>
      <w:b/>
      <w:bCs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402B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EastAsia" w:eastAsiaTheme="majorEastAsia" w:hAnsiTheme="majorEastAsia" w:cstheme="majorBidi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9402B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402B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402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9402BC"/>
    <w:rPr>
      <w:rFonts w:asciiTheme="majorEastAsia" w:eastAsiaTheme="majorEastAsia" w:hAnsiTheme="majorEastAsia"/>
      <w:b/>
      <w:bCs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9402BC"/>
    <w:rPr>
      <w:rFonts w:asciiTheme="majorEastAsia" w:eastAsiaTheme="majorEastAsia" w:hAnsiTheme="majorEastAsia" w:cstheme="majorBidi"/>
      <w:b/>
      <w:bCs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9402BC"/>
    <w:rPr>
      <w:b/>
      <w:bCs/>
      <w:sz w:val="28"/>
      <w:szCs w:val="28"/>
    </w:rPr>
  </w:style>
  <w:style w:type="table" w:styleId="a3">
    <w:name w:val="Table Grid"/>
    <w:basedOn w:val="a1"/>
    <w:uiPriority w:val="39"/>
    <w:qFormat/>
    <w:rsid w:val="009402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aliases w:val="列出段落"/>
    <w:basedOn w:val="a"/>
    <w:link w:val="a5"/>
    <w:uiPriority w:val="34"/>
    <w:qFormat/>
    <w:rsid w:val="009402BC"/>
    <w:pPr>
      <w:ind w:firstLineChars="200" w:firstLine="420"/>
    </w:pPr>
  </w:style>
  <w:style w:type="character" w:customStyle="1" w:styleId="a5">
    <w:name w:val="列表段落 字符"/>
    <w:aliases w:val="列出段落 字符"/>
    <w:basedOn w:val="a0"/>
    <w:link w:val="a4"/>
    <w:uiPriority w:val="34"/>
    <w:qFormat/>
    <w:locked/>
    <w:rsid w:val="009402BC"/>
  </w:style>
  <w:style w:type="character" w:styleId="a6">
    <w:name w:val="annotation reference"/>
    <w:basedOn w:val="a0"/>
    <w:uiPriority w:val="99"/>
    <w:semiHidden/>
    <w:unhideWhenUsed/>
    <w:rsid w:val="00545D7D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545D7D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545D7D"/>
  </w:style>
  <w:style w:type="paragraph" w:styleId="a9">
    <w:name w:val="annotation subject"/>
    <w:basedOn w:val="a7"/>
    <w:next w:val="a7"/>
    <w:link w:val="aa"/>
    <w:uiPriority w:val="99"/>
    <w:semiHidden/>
    <w:unhideWhenUsed/>
    <w:rsid w:val="00545D7D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545D7D"/>
    <w:rPr>
      <w:b/>
      <w:bCs/>
    </w:rPr>
  </w:style>
  <w:style w:type="paragraph" w:styleId="ab">
    <w:name w:val="Normal (Web)"/>
    <w:basedOn w:val="a"/>
    <w:uiPriority w:val="99"/>
    <w:unhideWhenUsed/>
    <w:qFormat/>
    <w:rsid w:val="00AC4F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uide">
    <w:name w:val="Guide"/>
    <w:basedOn w:val="a"/>
    <w:link w:val="GuideChar"/>
    <w:qFormat/>
    <w:rsid w:val="007535CB"/>
    <w:pPr>
      <w:jc w:val="left"/>
    </w:pPr>
    <w:rPr>
      <w:rFonts w:ascii="Arial" w:eastAsia="宋体" w:hAnsi="Arial" w:cs="Times New Roman"/>
      <w:i/>
      <w:iCs/>
      <w:color w:val="0000FF"/>
      <w:sz w:val="20"/>
      <w:szCs w:val="20"/>
      <w:lang w:val="en-AU"/>
    </w:rPr>
  </w:style>
  <w:style w:type="character" w:customStyle="1" w:styleId="GuideChar">
    <w:name w:val="Guide Char"/>
    <w:link w:val="Guide"/>
    <w:rsid w:val="007535CB"/>
    <w:rPr>
      <w:rFonts w:ascii="Arial" w:eastAsia="宋体" w:hAnsi="Arial" w:cs="Times New Roman"/>
      <w:i/>
      <w:iCs/>
      <w:color w:val="0000FF"/>
      <w:sz w:val="20"/>
      <w:szCs w:val="20"/>
      <w:lang w:val="en-AU"/>
    </w:rPr>
  </w:style>
  <w:style w:type="paragraph" w:styleId="ac">
    <w:name w:val="header"/>
    <w:basedOn w:val="a"/>
    <w:link w:val="ad"/>
    <w:uiPriority w:val="99"/>
    <w:unhideWhenUsed/>
    <w:rsid w:val="00585B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585BBF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585B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585BB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A6FEA-E77D-4798-91EC-D9F7E3797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271</Words>
  <Characters>1549</Characters>
  <Application>Microsoft Office Word</Application>
  <DocSecurity>0</DocSecurity>
  <Lines>12</Lines>
  <Paragraphs>3</Paragraphs>
  <ScaleCrop>false</ScaleCrop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aprils</dc:creator>
  <cp:keywords/>
  <dc:description/>
  <cp:lastModifiedBy>aprils</cp:lastModifiedBy>
  <cp:revision>3</cp:revision>
  <dcterms:created xsi:type="dcterms:W3CDTF">2021-04-15T05:41:00Z</dcterms:created>
  <dcterms:modified xsi:type="dcterms:W3CDTF">2021-04-15T05:47:00Z</dcterms:modified>
</cp:coreProperties>
</file>